
<file path=[Content_Types].xml><?xml version="1.0" encoding="utf-8"?>
<Types xmlns="http://schemas.openxmlformats.org/package/2006/content-types">
  <Default Extension="bin" ContentType="application/vnd.ms-office.activeX"/>
  <Default Extension="png" ContentType="image/png"/>
  <Override PartName="/word/activeX/activeX7.xml" ContentType="application/vnd.ms-office.activeX+xml"/>
  <Override PartName="/word/activeX/activeX8.xml" ContentType="application/vnd.ms-office.activeX+xml"/>
  <Override PartName="/word/activeX/activeX5.xml" ContentType="application/vnd.ms-office.activeX+xml"/>
  <Override PartName="/word/activeX/activeX6.xml" ContentType="application/vnd.ms-office.activeX+xml"/>
  <Default Extension="wmf" ContentType="image/x-wmf"/>
  <Override PartName="/word/activeX/activeX3.xml" ContentType="application/vnd.ms-office.activeX+xml"/>
  <Override PartName="/word/activeX/activeX4.xml" ContentType="application/vnd.ms-office.activeX+xml"/>
  <Override PartName="/word/activeX/activeX18.xml" ContentType="application/vnd.ms-office.activeX+xml"/>
  <Override PartName="/word/activeX/activeX19.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activeX/activeX1.xml" ContentType="application/vnd.ms-office.activeX+xml"/>
  <Override PartName="/word/activeX/activeX2.xml" ContentType="application/vnd.ms-office.activeX+xml"/>
  <Override PartName="/word/activeX/activeX16.xml" ContentType="application/vnd.ms-office.activeX+xml"/>
  <Override PartName="/word/activeX/activeX17.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activeX/activeX14.xml" ContentType="application/vnd.ms-office.activeX+xml"/>
  <Override PartName="/word/activeX/activeX15.xml" ContentType="application/vnd.ms-office.activeX+xml"/>
  <Override PartName="/word/activeX/activeX12.xml" ContentType="application/vnd.ms-office.activeX+xml"/>
  <Override PartName="/word/activeX/activeX13.xml" ContentType="application/vnd.ms-office.activeX+xml"/>
  <Override PartName="/word/activeX/activeX21.xml" ContentType="application/vnd.ms-office.activeX+xml"/>
  <Override PartName="/word/theme/theme1.xml" ContentType="application/vnd.openxmlformats-officedocument.theme+xml"/>
  <Override PartName="/word/activeX/activeX10.xml" ContentType="application/vnd.ms-office.activeX+xml"/>
  <Override PartName="/word/activeX/activeX11.xml" ContentType="application/vnd.ms-office.activeX+xml"/>
  <Override PartName="/word/activeX/activeX20.xml" ContentType="application/vnd.ms-office.activeX+xml"/>
  <Override PartName="/word/fontTable.xml" ContentType="application/vnd.openxmlformats-officedocument.wordprocessingml.fontTable+xml"/>
  <Override PartName="/word/webSettings.xml" ContentType="application/vnd.openxmlformats-officedocument.wordprocessingml.webSettings+xml"/>
  <Override PartName="/word/activeX/activeX9.xml" ContentType="application/vnd.ms-office.activeX+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7B75" w:rsidRDefault="001E7B75" w:rsidP="001E7B75">
      <w:pPr>
        <w:spacing w:before="100" w:beforeAutospacing="1" w:after="100" w:afterAutospacing="1" w:line="240" w:lineRule="auto"/>
        <w:rPr>
          <w:rFonts w:ascii="Times New Roman" w:eastAsia="Times New Roman" w:hAnsi="Times New Roman" w:cs="Times New Roman"/>
          <w:b/>
          <w:bCs/>
          <w:i/>
          <w:iCs/>
          <w:sz w:val="24"/>
          <w:szCs w:val="24"/>
          <w:lang w:eastAsia="en-IN"/>
        </w:rPr>
      </w:pPr>
      <w:r w:rsidRPr="001E7B75">
        <w:rPr>
          <w:rFonts w:ascii="Times New Roman" w:eastAsia="Times New Roman" w:hAnsi="Times New Roman" w:cs="Times New Roman"/>
          <w:b/>
          <w:bCs/>
          <w:i/>
          <w:iCs/>
          <w:sz w:val="24"/>
          <w:szCs w:val="24"/>
          <w:lang w:eastAsia="en-IN"/>
        </w:rPr>
        <w:t>http://www.mithunvp.com/user-secrets-asp-net-core/</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b/>
          <w:bCs/>
          <w:i/>
          <w:iCs/>
          <w:sz w:val="24"/>
          <w:szCs w:val="24"/>
          <w:lang w:eastAsia="en-IN"/>
        </w:rPr>
        <w:t>What do we mean by User Secrets?</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This was the question which strike’d my mind when I first read about it. Is it really worth coming with something like. Yes, it’s really worth. Believe me at end of this article you will really feel its worth.</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User Secrets never meant to be end user’s secrets, its all about developers secrets. Here are some scenario’s  for developer to have secrets.</w:t>
      </w:r>
    </w:p>
    <w:p w:rsidR="001E7B75" w:rsidRPr="001E7B75" w:rsidRDefault="001E7B75" w:rsidP="001E7B7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Any Social Media APP key which is used while development is secret. Twitter/ Facebook/ Google API keys are actually ones secret and why do you need to place them in source code.</w:t>
      </w:r>
    </w:p>
    <w:p w:rsidR="001E7B75" w:rsidRPr="001E7B75" w:rsidRDefault="001E7B75" w:rsidP="001E7B7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User specific passwords for accessing databases. Yes, many enterprise does give developers individual accounts for accessing databases.</w:t>
      </w:r>
    </w:p>
    <w:p w:rsidR="001E7B75" w:rsidRPr="001E7B75" w:rsidRDefault="001E7B75" w:rsidP="001E7B7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Any Token value for accessing some services.</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One old school kind of dealing with this issue, be alert while working with source code repo’s. Place some dummy text there and have common understanding between developers to enter their respective secrets.</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We will definitely mess up with these common understanding. I hope we have encountered these kinds of issues.</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xml:space="preserve">Here comes </w:t>
      </w:r>
      <w:r w:rsidRPr="001E7B75">
        <w:rPr>
          <w:rFonts w:ascii="Times New Roman" w:eastAsia="Times New Roman" w:hAnsi="Times New Roman" w:cs="Times New Roman"/>
          <w:b/>
          <w:bCs/>
          <w:i/>
          <w:iCs/>
          <w:sz w:val="24"/>
          <w:szCs w:val="24"/>
          <w:lang w:eastAsia="en-IN"/>
        </w:rPr>
        <w:t>User Secrets of ASP.NET Core</w:t>
      </w:r>
      <w:r w:rsidRPr="001E7B75">
        <w:rPr>
          <w:rFonts w:ascii="Times New Roman" w:eastAsia="Times New Roman" w:hAnsi="Times New Roman" w:cs="Times New Roman"/>
          <w:sz w:val="24"/>
          <w:szCs w:val="24"/>
          <w:lang w:eastAsia="en-IN"/>
        </w:rPr>
        <w:t>, a very elegant way of keeping developers secrets up-to themselves.</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Let’s explore more on this by creating ASP.NET Core web app, the tooling adds us necessary packages.</w:t>
      </w:r>
    </w:p>
    <w:p w:rsidR="001E7B75" w:rsidRPr="001E7B75" w:rsidRDefault="001E7B75" w:rsidP="001E7B75">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xml:space="preserve">Open </w:t>
      </w:r>
      <w:r w:rsidRPr="001E7B75">
        <w:rPr>
          <w:rFonts w:ascii="Times New Roman" w:eastAsia="Times New Roman" w:hAnsi="Times New Roman" w:cs="Times New Roman"/>
          <w:b/>
          <w:bCs/>
          <w:i/>
          <w:iCs/>
          <w:sz w:val="24"/>
          <w:szCs w:val="24"/>
          <w:lang w:eastAsia="en-IN"/>
        </w:rPr>
        <w:t>project.json</w:t>
      </w:r>
      <w:r w:rsidRPr="001E7B75">
        <w:rPr>
          <w:rFonts w:ascii="Times New Roman" w:eastAsia="Times New Roman" w:hAnsi="Times New Roman" w:cs="Times New Roman"/>
          <w:sz w:val="24"/>
          <w:szCs w:val="24"/>
          <w:lang w:eastAsia="en-IN"/>
        </w:rPr>
        <w:t>, you will see on top “</w:t>
      </w:r>
      <w:r w:rsidRPr="001E7B75">
        <w:rPr>
          <w:rFonts w:ascii="Times New Roman" w:eastAsia="Times New Roman" w:hAnsi="Times New Roman" w:cs="Times New Roman"/>
          <w:b/>
          <w:bCs/>
          <w:i/>
          <w:iCs/>
          <w:sz w:val="24"/>
          <w:szCs w:val="24"/>
          <w:lang w:eastAsia="en-IN"/>
        </w:rPr>
        <w:t>userSecretsId</w:t>
      </w:r>
      <w:r w:rsidRPr="001E7B75">
        <w:rPr>
          <w:rFonts w:ascii="Times New Roman" w:eastAsia="Times New Roman" w:hAnsi="Times New Roman" w:cs="Times New Roman"/>
          <w:sz w:val="24"/>
          <w:szCs w:val="24"/>
          <w:lang w:eastAsia="en-IN"/>
        </w:rPr>
        <w:t>” containing unique identifier  for this projects for keeping user related secrets.</w:t>
      </w:r>
    </w:p>
    <w:p w:rsidR="001E7B75" w:rsidRPr="001E7B75" w:rsidRDefault="001E7B75" w:rsidP="001E7B75">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We also see “</w:t>
      </w:r>
      <w:r w:rsidRPr="001E7B75">
        <w:rPr>
          <w:rFonts w:ascii="Times New Roman" w:eastAsia="Times New Roman" w:hAnsi="Times New Roman" w:cs="Times New Roman"/>
          <w:b/>
          <w:bCs/>
          <w:i/>
          <w:iCs/>
          <w:sz w:val="24"/>
          <w:szCs w:val="24"/>
          <w:lang w:eastAsia="en-IN"/>
        </w:rPr>
        <w:t>Microsoft.Extensions.SecretManager.Tools</w:t>
      </w:r>
      <w:r w:rsidRPr="001E7B75">
        <w:rPr>
          <w:rFonts w:ascii="Times New Roman" w:eastAsia="Times New Roman" w:hAnsi="Times New Roman" w:cs="Times New Roman"/>
          <w:sz w:val="24"/>
          <w:szCs w:val="24"/>
          <w:lang w:eastAsia="en-IN"/>
        </w:rPr>
        <w:t>“; this helps to get; set or view the secrets.</w:t>
      </w:r>
    </w:p>
    <w:p w:rsidR="001E7B75" w:rsidRPr="001E7B75" w:rsidRDefault="001E7B75" w:rsidP="001E7B75">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p>
    <w:p w:rsidR="001E7B75" w:rsidRPr="001E7B75" w:rsidRDefault="001E7B75" w:rsidP="001E7B75">
      <w:pPr>
        <w:spacing w:after="18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object w:dxaOrig="2730" w:dyaOrig="1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36.5pt;height:60.75pt" o:ole="">
            <v:imagedata r:id="rId5" o:title=""/>
          </v:shape>
          <w:control r:id="rId6" w:name="DefaultOcxName5" w:shapeid="_x0000_i1049"/>
        </w:object>
      </w:r>
    </w:p>
    <w:tbl>
      <w:tblPr>
        <w:tblW w:w="0" w:type="auto"/>
        <w:tblCellSpacing w:w="15" w:type="dxa"/>
        <w:tblCellMar>
          <w:top w:w="15" w:type="dxa"/>
          <w:left w:w="15" w:type="dxa"/>
          <w:bottom w:w="15" w:type="dxa"/>
          <w:right w:w="15" w:type="dxa"/>
        </w:tblCellMar>
        <w:tblLook w:val="04A0"/>
      </w:tblPr>
      <w:tblGrid>
        <w:gridCol w:w="315"/>
        <w:gridCol w:w="8065"/>
      </w:tblGrid>
      <w:tr w:rsidR="001E7B75" w:rsidRPr="001E7B75" w:rsidTr="001E7B75">
        <w:trPr>
          <w:tblCellSpacing w:w="15" w:type="dxa"/>
        </w:trPr>
        <w:tc>
          <w:tcPr>
            <w:tcW w:w="0" w:type="auto"/>
            <w:vAlign w:val="center"/>
            <w:hideMark/>
          </w:tcPr>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1</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2</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3</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4</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5</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6</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7</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8</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lastRenderedPageBreak/>
              <w:t>9</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10</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11</w:t>
            </w:r>
          </w:p>
        </w:tc>
        <w:tc>
          <w:tcPr>
            <w:tcW w:w="0" w:type="auto"/>
            <w:vAlign w:val="center"/>
            <w:hideMark/>
          </w:tcPr>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lastRenderedPageBreak/>
              <w:t>{</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"userSecretsId": "aspnet-CoreDemoApp-7fdc0c49-5cef-407f-b51b-768f377fbee3",</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xml:space="preserve">//remaining code removed for clarity </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"Microsoft.Extensions.Configuration.UserSecrets": "1.0.0-rc2-final",</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"Microsoft.Extensions.SecretManager.Tools": {</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"version": "1.0.0-preview1-final",</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lastRenderedPageBreak/>
              <w:t>      "imports": "portable-net45+win8+dnxcore50"</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w:t>
            </w:r>
          </w:p>
        </w:tc>
      </w:tr>
    </w:tbl>
    <w:p w:rsidR="001E7B75" w:rsidRPr="001E7B75" w:rsidRDefault="001E7B75" w:rsidP="001E7B75">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lastRenderedPageBreak/>
        <w:t>Open “Startup.cs”, the “Startup” method adds “</w:t>
      </w:r>
      <w:r w:rsidRPr="001E7B75">
        <w:rPr>
          <w:rFonts w:ascii="Times New Roman" w:eastAsia="Times New Roman" w:hAnsi="Times New Roman" w:cs="Times New Roman"/>
          <w:i/>
          <w:iCs/>
          <w:sz w:val="24"/>
          <w:szCs w:val="24"/>
          <w:lang w:eastAsia="en-IN"/>
        </w:rPr>
        <w:t>AddUserSecrets</w:t>
      </w:r>
      <w:r w:rsidRPr="001E7B75">
        <w:rPr>
          <w:rFonts w:ascii="Times New Roman" w:eastAsia="Times New Roman" w:hAnsi="Times New Roman" w:cs="Times New Roman"/>
          <w:sz w:val="24"/>
          <w:szCs w:val="24"/>
          <w:lang w:eastAsia="en-IN"/>
        </w:rPr>
        <w:t>()” to ConfigurationBuilder so that it keeps secrets</w:t>
      </w:r>
    </w:p>
    <w:p w:rsidR="001E7B75" w:rsidRPr="001E7B75" w:rsidRDefault="001E7B75" w:rsidP="001E7B75">
      <w:pPr>
        <w:spacing w:after="18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object w:dxaOrig="2730" w:dyaOrig="1215">
          <v:shape id="_x0000_i1048" type="#_x0000_t75" style="width:136.5pt;height:60.75pt" o:ole="">
            <v:imagedata r:id="rId7" o:title=""/>
          </v:shape>
          <w:control r:id="rId8" w:name="DefaultOcxName11" w:shapeid="_x0000_i1048"/>
        </w:object>
      </w:r>
    </w:p>
    <w:tbl>
      <w:tblPr>
        <w:tblW w:w="0" w:type="auto"/>
        <w:tblCellSpacing w:w="15" w:type="dxa"/>
        <w:tblCellMar>
          <w:top w:w="15" w:type="dxa"/>
          <w:left w:w="15" w:type="dxa"/>
          <w:bottom w:w="15" w:type="dxa"/>
          <w:right w:w="15" w:type="dxa"/>
        </w:tblCellMar>
        <w:tblLook w:val="04A0"/>
      </w:tblPr>
      <w:tblGrid>
        <w:gridCol w:w="315"/>
        <w:gridCol w:w="8321"/>
      </w:tblGrid>
      <w:tr w:rsidR="001E7B75" w:rsidRPr="001E7B75" w:rsidTr="001E7B75">
        <w:trPr>
          <w:tblCellSpacing w:w="15" w:type="dxa"/>
        </w:trPr>
        <w:tc>
          <w:tcPr>
            <w:tcW w:w="0" w:type="auto"/>
            <w:vAlign w:val="center"/>
            <w:hideMark/>
          </w:tcPr>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1</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2</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3</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4</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5</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6</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7</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8</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9</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10</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11</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12</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13</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14</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15</w:t>
            </w:r>
          </w:p>
        </w:tc>
        <w:tc>
          <w:tcPr>
            <w:tcW w:w="0" w:type="auto"/>
            <w:vAlign w:val="center"/>
            <w:hideMark/>
          </w:tcPr>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public Startup(IHostingEnvironment env)</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var builder = new ConfigurationBuilder()</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.SetBasePath(env.ContentRootPath)</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.AddJsonFile("appsettings.json", optional: true, reloadOnChange: true)</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.AddJsonFile($"appsettings.{env.EnvironmentName}.json", optional: true);</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if (env.IsDevelopment())</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builder.AddUserSecrets();</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builder.AddEnvironmentVariables();</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Configuration = builder.Build();</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w:t>
            </w:r>
          </w:p>
        </w:tc>
      </w:tr>
    </w:tbl>
    <w:p w:rsidR="001E7B75" w:rsidRPr="001E7B75" w:rsidRDefault="001E7B75" w:rsidP="001E7B75">
      <w:pPr>
        <w:spacing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User Secrets should be used only during development by using env.IsDevelopment()</w:t>
      </w:r>
    </w:p>
    <w:p w:rsidR="001E7B75" w:rsidRPr="001E7B75" w:rsidRDefault="001E7B75" w:rsidP="001E7B75">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E7B75">
        <w:rPr>
          <w:rFonts w:ascii="Times New Roman" w:eastAsia="Times New Roman" w:hAnsi="Times New Roman" w:cs="Times New Roman"/>
          <w:b/>
          <w:bCs/>
          <w:sz w:val="36"/>
          <w:szCs w:val="36"/>
          <w:lang w:eastAsia="en-IN"/>
        </w:rPr>
        <w:t>How to add User secrets?</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xml:space="preserve">In project.json we have added </w:t>
      </w:r>
      <w:r w:rsidRPr="001E7B75">
        <w:rPr>
          <w:rFonts w:ascii="Times New Roman" w:eastAsia="Times New Roman" w:hAnsi="Times New Roman" w:cs="Times New Roman"/>
          <w:b/>
          <w:bCs/>
          <w:sz w:val="24"/>
          <w:szCs w:val="24"/>
          <w:lang w:eastAsia="en-IN"/>
        </w:rPr>
        <w:t>SecretManager tool</w:t>
      </w:r>
      <w:r w:rsidRPr="001E7B75">
        <w:rPr>
          <w:rFonts w:ascii="Times New Roman" w:eastAsia="Times New Roman" w:hAnsi="Times New Roman" w:cs="Times New Roman"/>
          <w:sz w:val="24"/>
          <w:szCs w:val="24"/>
          <w:lang w:eastAsia="en-IN"/>
        </w:rPr>
        <w:t xml:space="preserve"> extension to work with developer user secret. Using this we will be adding them in project. Open CMD from your project location.</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Follow the commands as shown below</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lastRenderedPageBreak/>
        <w:drawing>
          <wp:inline distT="0" distB="0" distL="0" distR="0">
            <wp:extent cx="8658225" cy="3724275"/>
            <wp:effectExtent l="19050" t="0" r="9525" b="0"/>
            <wp:docPr id="16" name="Picture 16" descr="user secret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 secrets">
                      <a:hlinkClick r:id="rId9"/>
                    </pic:cNvPr>
                    <pic:cNvPicPr>
                      <a:picLocks noChangeAspect="1" noChangeArrowheads="1"/>
                    </pic:cNvPicPr>
                  </pic:nvPicPr>
                  <pic:blipFill>
                    <a:blip r:embed="rId10" cstate="print"/>
                    <a:srcRect/>
                    <a:stretch>
                      <a:fillRect/>
                    </a:stretch>
                  </pic:blipFill>
                  <pic:spPr bwMode="auto">
                    <a:xfrm>
                      <a:off x="0" y="0"/>
                      <a:ext cx="8658225" cy="3724275"/>
                    </a:xfrm>
                    <a:prstGeom prst="rect">
                      <a:avLst/>
                    </a:prstGeom>
                    <a:noFill/>
                    <a:ln w="9525">
                      <a:noFill/>
                      <a:miter lim="800000"/>
                      <a:headEnd/>
                      <a:tailEnd/>
                    </a:ln>
                  </pic:spPr>
                </pic:pic>
              </a:graphicData>
            </a:graphic>
          </wp:inline>
        </w:drawing>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Using Secret Manager Tool</w:t>
      </w:r>
    </w:p>
    <w:p w:rsidR="001E7B75" w:rsidRPr="001E7B75" w:rsidRDefault="001E7B75" w:rsidP="001E7B75">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xml:space="preserve">Shows the “user-secrets” commands </w:t>
      </w:r>
      <w:r w:rsidRPr="001E7B75">
        <w:rPr>
          <w:rFonts w:ascii="Times New Roman" w:eastAsia="Times New Roman" w:hAnsi="Times New Roman" w:cs="Times New Roman"/>
          <w:i/>
          <w:iCs/>
          <w:sz w:val="24"/>
          <w:szCs w:val="24"/>
          <w:lang w:eastAsia="en-IN"/>
        </w:rPr>
        <w:t>“dotnet user-secrets -h”</w:t>
      </w:r>
    </w:p>
    <w:p w:rsidR="001E7B75" w:rsidRPr="001E7B75" w:rsidRDefault="001E7B75" w:rsidP="001E7B75">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Lists out the added secrets for the project “dotnet user-secrets list”</w:t>
      </w:r>
    </w:p>
    <w:p w:rsidR="001E7B75" w:rsidRPr="001E7B75" w:rsidRDefault="001E7B75" w:rsidP="001E7B75">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xml:space="preserve">Setting “TwitterAPIKey” as secret </w:t>
      </w:r>
      <w:r w:rsidRPr="001E7B75">
        <w:rPr>
          <w:rFonts w:ascii="Times New Roman" w:eastAsia="Times New Roman" w:hAnsi="Times New Roman" w:cs="Times New Roman"/>
          <w:i/>
          <w:iCs/>
          <w:sz w:val="24"/>
          <w:szCs w:val="24"/>
          <w:lang w:eastAsia="en-IN"/>
        </w:rPr>
        <w:t>“dotnet user-secrets set TwitterAPIKey ABCDERF3456”</w:t>
      </w:r>
    </w:p>
    <w:p w:rsidR="001E7B75" w:rsidRPr="001E7B75" w:rsidRDefault="001E7B75" w:rsidP="001E7B75">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Shows that we have added</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This was Command Line based way of working with user secrets, lets now see how we can do with Visual Studio tooling.</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Right Click the project name, navigate to “</w:t>
      </w:r>
      <w:r w:rsidRPr="001E7B75">
        <w:rPr>
          <w:rFonts w:ascii="Times New Roman" w:eastAsia="Times New Roman" w:hAnsi="Times New Roman" w:cs="Times New Roman"/>
          <w:b/>
          <w:bCs/>
          <w:i/>
          <w:iCs/>
          <w:sz w:val="24"/>
          <w:szCs w:val="24"/>
          <w:lang w:eastAsia="en-IN"/>
        </w:rPr>
        <w:t>Manage User Secrets</w:t>
      </w:r>
      <w:r w:rsidRPr="001E7B75">
        <w:rPr>
          <w:rFonts w:ascii="Times New Roman" w:eastAsia="Times New Roman" w:hAnsi="Times New Roman" w:cs="Times New Roman"/>
          <w:sz w:val="24"/>
          <w:szCs w:val="24"/>
          <w:lang w:eastAsia="en-IN"/>
        </w:rPr>
        <w:t>“, it opens up secret.json file containing above added “TwitterAPIKey”.</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Suppose you are working with Google services, it provides account specific API key. We can add them using Visual Studio 2015 instead of command line.</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In the below image, I clicked on “Show All Files” in Solution Explorer, right side i have “secrets.json” file which is not to seen in our explorer.</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lastRenderedPageBreak/>
        <w:drawing>
          <wp:inline distT="0" distB="0" distL="0" distR="0">
            <wp:extent cx="8658225" cy="3952875"/>
            <wp:effectExtent l="19050" t="0" r="9525" b="0"/>
            <wp:docPr id="17" name="Picture 17" descr="user secret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 secrets">
                      <a:hlinkClick r:id="rId11"/>
                    </pic:cNvPr>
                    <pic:cNvPicPr>
                      <a:picLocks noChangeAspect="1" noChangeArrowheads="1"/>
                    </pic:cNvPicPr>
                  </pic:nvPicPr>
                  <pic:blipFill>
                    <a:blip r:embed="rId12" cstate="print"/>
                    <a:srcRect/>
                    <a:stretch>
                      <a:fillRect/>
                    </a:stretch>
                  </pic:blipFill>
                  <pic:spPr bwMode="auto">
                    <a:xfrm>
                      <a:off x="0" y="0"/>
                      <a:ext cx="8658225" cy="3952875"/>
                    </a:xfrm>
                    <a:prstGeom prst="rect">
                      <a:avLst/>
                    </a:prstGeom>
                    <a:noFill/>
                    <a:ln w="9525">
                      <a:noFill/>
                      <a:miter lim="800000"/>
                      <a:headEnd/>
                      <a:tailEnd/>
                    </a:ln>
                  </pic:spPr>
                </pic:pic>
              </a:graphicData>
            </a:graphic>
          </wp:inline>
        </w:drawing>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Secrets.json not to be found in Solution Explorer</w:t>
      </w:r>
    </w:p>
    <w:p w:rsidR="001E7B75" w:rsidRDefault="001E7B75" w:rsidP="001E7B75">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
    <w:p w:rsidR="001E7B75" w:rsidRPr="001E7B75" w:rsidRDefault="001E7B75" w:rsidP="001E7B75">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E7B75">
        <w:rPr>
          <w:rFonts w:ascii="Times New Roman" w:eastAsia="Times New Roman" w:hAnsi="Times New Roman" w:cs="Times New Roman"/>
          <w:b/>
          <w:bCs/>
          <w:sz w:val="36"/>
          <w:szCs w:val="36"/>
          <w:lang w:eastAsia="en-IN"/>
        </w:rPr>
        <w:t>Where is this secrets.json located?</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Right question at this point of time, User’s Secrets that get added using “Secret Manager Tool” are located in AppData of current logged in Windows users.</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xml:space="preserve">ASP.NET Core apps are cross platform, for NON windows machine they are located at </w:t>
      </w:r>
      <w:r w:rsidRPr="001E7B75">
        <w:rPr>
          <w:rFonts w:ascii="Times New Roman" w:eastAsia="Times New Roman" w:hAnsi="Times New Roman" w:cs="Times New Roman"/>
          <w:i/>
          <w:iCs/>
          <w:sz w:val="24"/>
          <w:szCs w:val="24"/>
          <w:lang w:eastAsia="en-IN"/>
        </w:rPr>
        <w:t>“~/.microsoft/usersecrets/&lt;userSecretsId&gt;/secrets.json”</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As secrets.json is already open, just mouse over it to see its location.You would see locations as</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i/>
          <w:iCs/>
          <w:sz w:val="24"/>
          <w:szCs w:val="24"/>
          <w:lang w:eastAsia="en-IN"/>
        </w:rPr>
        <w:t>“C:\Users\mithunvp\AppData\Roaming\Microsoft\UserSecrets\</w:t>
      </w:r>
      <w:r w:rsidRPr="001E7B75">
        <w:rPr>
          <w:rFonts w:ascii="Times New Roman" w:eastAsia="Times New Roman" w:hAnsi="Times New Roman" w:cs="Times New Roman"/>
          <w:b/>
          <w:bCs/>
          <w:i/>
          <w:iCs/>
          <w:color w:val="0000FF"/>
          <w:sz w:val="24"/>
          <w:szCs w:val="24"/>
          <w:lang w:eastAsia="en-IN"/>
        </w:rPr>
        <w:t>aspnet-CoreDemoApp-7fdc0c49-5cef-407f-b51b-768f377fbee3</w:t>
      </w:r>
      <w:r w:rsidRPr="001E7B75">
        <w:rPr>
          <w:rFonts w:ascii="Times New Roman" w:eastAsia="Times New Roman" w:hAnsi="Times New Roman" w:cs="Times New Roman"/>
          <w:i/>
          <w:iCs/>
          <w:sz w:val="24"/>
          <w:szCs w:val="24"/>
          <w:lang w:eastAsia="en-IN"/>
        </w:rPr>
        <w:t>\secrets.json”</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If you see carefully the above highlighted blue text is nothing but the “</w:t>
      </w:r>
      <w:r w:rsidRPr="001E7B75">
        <w:rPr>
          <w:rFonts w:ascii="Times New Roman" w:eastAsia="Times New Roman" w:hAnsi="Times New Roman" w:cs="Times New Roman"/>
          <w:b/>
          <w:bCs/>
          <w:sz w:val="24"/>
          <w:szCs w:val="24"/>
          <w:lang w:eastAsia="en-IN"/>
        </w:rPr>
        <w:t>userSecretsId</w:t>
      </w:r>
      <w:r w:rsidRPr="001E7B75">
        <w:rPr>
          <w:rFonts w:ascii="Times New Roman" w:eastAsia="Times New Roman" w:hAnsi="Times New Roman" w:cs="Times New Roman"/>
          <w:sz w:val="24"/>
          <w:szCs w:val="24"/>
          <w:lang w:eastAsia="en-IN"/>
        </w:rPr>
        <w:t>” present in package.json.</w:t>
      </w:r>
    </w:p>
    <w:p w:rsidR="001E7B75" w:rsidRPr="001E7B75" w:rsidRDefault="001E7B75" w:rsidP="001E7B75">
      <w:pPr>
        <w:spacing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User Secrets are stored as per USER per PROJECT. Every project has its own secrets.json</w:t>
      </w:r>
    </w:p>
    <w:p w:rsidR="001E7B75" w:rsidRPr="001E7B75" w:rsidRDefault="001E7B75" w:rsidP="001E7B75">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E7B75">
        <w:rPr>
          <w:rFonts w:ascii="Times New Roman" w:eastAsia="Times New Roman" w:hAnsi="Times New Roman" w:cs="Times New Roman"/>
          <w:b/>
          <w:bCs/>
          <w:sz w:val="36"/>
          <w:szCs w:val="36"/>
          <w:lang w:eastAsia="en-IN"/>
        </w:rPr>
        <w:t>Accessing these secrets in application</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lastRenderedPageBreak/>
        <w:t xml:space="preserve">In </w:t>
      </w:r>
      <w:r w:rsidRPr="001E7B75">
        <w:rPr>
          <w:rFonts w:ascii="Times New Roman" w:eastAsia="Times New Roman" w:hAnsi="Times New Roman" w:cs="Times New Roman"/>
          <w:i/>
          <w:iCs/>
          <w:sz w:val="24"/>
          <w:szCs w:val="24"/>
          <w:lang w:eastAsia="en-IN"/>
        </w:rPr>
        <w:t>Models</w:t>
      </w:r>
      <w:r w:rsidRPr="001E7B75">
        <w:rPr>
          <w:rFonts w:ascii="Times New Roman" w:eastAsia="Times New Roman" w:hAnsi="Times New Roman" w:cs="Times New Roman"/>
          <w:sz w:val="24"/>
          <w:szCs w:val="24"/>
          <w:lang w:eastAsia="en-IN"/>
        </w:rPr>
        <w:t xml:space="preserve"> folder, create C# class file </w:t>
      </w:r>
      <w:r w:rsidRPr="001E7B75">
        <w:rPr>
          <w:rFonts w:ascii="Times New Roman" w:eastAsia="Times New Roman" w:hAnsi="Times New Roman" w:cs="Times New Roman"/>
          <w:i/>
          <w:iCs/>
          <w:sz w:val="24"/>
          <w:szCs w:val="24"/>
          <w:lang w:eastAsia="en-IN"/>
        </w:rPr>
        <w:t>AppKeyConfig.cs</w:t>
      </w:r>
      <w:r w:rsidRPr="001E7B75">
        <w:rPr>
          <w:rFonts w:ascii="Times New Roman" w:eastAsia="Times New Roman" w:hAnsi="Times New Roman" w:cs="Times New Roman"/>
          <w:sz w:val="24"/>
          <w:szCs w:val="24"/>
          <w:lang w:eastAsia="en-IN"/>
        </w:rPr>
        <w:t xml:space="preserve">. We will load those secrets in this class. </w:t>
      </w:r>
      <w:r w:rsidRPr="001E7B75">
        <w:rPr>
          <w:rFonts w:ascii="Times New Roman" w:eastAsia="Times New Roman" w:hAnsi="Times New Roman" w:cs="Times New Roman"/>
          <w:i/>
          <w:iCs/>
          <w:sz w:val="24"/>
          <w:szCs w:val="24"/>
          <w:lang w:eastAsia="en-IN"/>
        </w:rPr>
        <w:t>This C# class can be created any where.</w:t>
      </w:r>
    </w:p>
    <w:p w:rsidR="001E7B75" w:rsidRPr="001E7B75" w:rsidRDefault="001E7B75" w:rsidP="001E7B75">
      <w:pPr>
        <w:spacing w:after="18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object w:dxaOrig="2730" w:dyaOrig="1215">
          <v:shape id="_x0000_i1039" type="#_x0000_t75" style="width:136.5pt;height:60.75pt" o:ole="">
            <v:imagedata r:id="rId13" o:title=""/>
          </v:shape>
          <w:control r:id="rId14" w:name="DefaultOcxName4" w:shapeid="_x0000_i1039"/>
        </w:object>
      </w:r>
    </w:p>
    <w:tbl>
      <w:tblPr>
        <w:tblW w:w="0" w:type="auto"/>
        <w:tblCellSpacing w:w="15" w:type="dxa"/>
        <w:tblCellMar>
          <w:top w:w="15" w:type="dxa"/>
          <w:left w:w="15" w:type="dxa"/>
          <w:bottom w:w="15" w:type="dxa"/>
          <w:right w:w="15" w:type="dxa"/>
        </w:tblCellMar>
        <w:tblLook w:val="04A0"/>
      </w:tblPr>
      <w:tblGrid>
        <w:gridCol w:w="195"/>
        <w:gridCol w:w="4479"/>
      </w:tblGrid>
      <w:tr w:rsidR="001E7B75" w:rsidRPr="001E7B75" w:rsidTr="001E7B75">
        <w:trPr>
          <w:tblCellSpacing w:w="15" w:type="dxa"/>
        </w:trPr>
        <w:tc>
          <w:tcPr>
            <w:tcW w:w="0" w:type="auto"/>
            <w:vAlign w:val="center"/>
            <w:hideMark/>
          </w:tcPr>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1</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2</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3</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4</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5</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6</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7</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8</w:t>
            </w:r>
          </w:p>
        </w:tc>
        <w:tc>
          <w:tcPr>
            <w:tcW w:w="0" w:type="auto"/>
            <w:vAlign w:val="center"/>
            <w:hideMark/>
          </w:tcPr>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namespace CoreDemoApp.Models</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public class AppKeyConfig</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public string TwitterAPIKey { get; set; }</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public string GoogleAPI { get; set; }</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w:t>
            </w:r>
          </w:p>
        </w:tc>
      </w:tr>
    </w:tbl>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We need to add configuration section called “AppKeys” in appsettings.json file.</w:t>
      </w:r>
    </w:p>
    <w:p w:rsidR="001E7B75" w:rsidRPr="001E7B75" w:rsidRDefault="001E7B75" w:rsidP="001E7B75">
      <w:pPr>
        <w:spacing w:after="18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object w:dxaOrig="2730" w:dyaOrig="1215">
          <v:shape id="_x0000_i1038" type="#_x0000_t75" style="width:136.5pt;height:60.75pt" o:ole="">
            <v:imagedata r:id="rId15" o:title=""/>
          </v:shape>
          <w:control r:id="rId16" w:name="DefaultOcxName1" w:shapeid="_x0000_i1038"/>
        </w:object>
      </w:r>
    </w:p>
    <w:tbl>
      <w:tblPr>
        <w:tblW w:w="0" w:type="auto"/>
        <w:tblCellSpacing w:w="15" w:type="dxa"/>
        <w:tblCellMar>
          <w:top w:w="15" w:type="dxa"/>
          <w:left w:w="15" w:type="dxa"/>
          <w:bottom w:w="15" w:type="dxa"/>
          <w:right w:w="15" w:type="dxa"/>
        </w:tblCellMar>
        <w:tblLook w:val="04A0"/>
      </w:tblPr>
      <w:tblGrid>
        <w:gridCol w:w="195"/>
        <w:gridCol w:w="2387"/>
      </w:tblGrid>
      <w:tr w:rsidR="001E7B75" w:rsidRPr="001E7B75" w:rsidTr="001E7B75">
        <w:trPr>
          <w:tblCellSpacing w:w="15" w:type="dxa"/>
        </w:trPr>
        <w:tc>
          <w:tcPr>
            <w:tcW w:w="0" w:type="auto"/>
            <w:vAlign w:val="center"/>
            <w:hideMark/>
          </w:tcPr>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1</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2</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3</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4</w:t>
            </w:r>
          </w:p>
        </w:tc>
        <w:tc>
          <w:tcPr>
            <w:tcW w:w="0" w:type="auto"/>
            <w:vAlign w:val="center"/>
            <w:hideMark/>
          </w:tcPr>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"AppKeys": {</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"TwitterAPIKey": "",</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"GoogleAPI": ""</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w:t>
            </w:r>
          </w:p>
        </w:tc>
      </w:tr>
    </w:tbl>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Right Click project name –&gt; Click “Manage User Secrets” and modify it accordingly</w:t>
      </w:r>
    </w:p>
    <w:p w:rsidR="001E7B75" w:rsidRPr="001E7B75" w:rsidRDefault="001E7B75" w:rsidP="001E7B75">
      <w:pPr>
        <w:spacing w:after="18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object w:dxaOrig="2730" w:dyaOrig="1215">
          <v:shape id="_x0000_i1037" type="#_x0000_t75" style="width:136.5pt;height:60.75pt" o:ole="">
            <v:imagedata r:id="rId17" o:title=""/>
          </v:shape>
          <w:control r:id="rId18" w:name="DefaultOcxName2" w:shapeid="_x0000_i1037"/>
        </w:object>
      </w:r>
    </w:p>
    <w:tbl>
      <w:tblPr>
        <w:tblW w:w="0" w:type="auto"/>
        <w:tblCellSpacing w:w="15" w:type="dxa"/>
        <w:tblCellMar>
          <w:top w:w="15" w:type="dxa"/>
          <w:left w:w="15" w:type="dxa"/>
          <w:bottom w:w="15" w:type="dxa"/>
          <w:right w:w="15" w:type="dxa"/>
        </w:tblCellMar>
        <w:tblLook w:val="04A0"/>
      </w:tblPr>
      <w:tblGrid>
        <w:gridCol w:w="195"/>
        <w:gridCol w:w="3974"/>
      </w:tblGrid>
      <w:tr w:rsidR="001E7B75" w:rsidRPr="001E7B75" w:rsidTr="001E7B75">
        <w:trPr>
          <w:tblCellSpacing w:w="15" w:type="dxa"/>
        </w:trPr>
        <w:tc>
          <w:tcPr>
            <w:tcW w:w="0" w:type="auto"/>
            <w:vAlign w:val="center"/>
            <w:hideMark/>
          </w:tcPr>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1</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2</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3</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4</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5</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6</w:t>
            </w:r>
          </w:p>
        </w:tc>
        <w:tc>
          <w:tcPr>
            <w:tcW w:w="0" w:type="auto"/>
            <w:vAlign w:val="center"/>
            <w:hideMark/>
          </w:tcPr>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"AppKeys": {</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"TwitterAPIKey": "ABCDERF3456",</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"GoogleAPI": "XYZ12345"</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w:t>
            </w:r>
          </w:p>
        </w:tc>
      </w:tr>
    </w:tbl>
    <w:p w:rsidR="001E7B75" w:rsidRPr="001E7B75" w:rsidRDefault="001E7B75" w:rsidP="001E7B75">
      <w:pPr>
        <w:spacing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w:t>
      </w:r>
      <w:r w:rsidRPr="001E7B75">
        <w:rPr>
          <w:rFonts w:ascii="Times New Roman" w:eastAsia="Times New Roman" w:hAnsi="Times New Roman" w:cs="Times New Roman"/>
          <w:b/>
          <w:bCs/>
          <w:sz w:val="24"/>
          <w:szCs w:val="24"/>
          <w:lang w:eastAsia="en-IN"/>
        </w:rPr>
        <w:t>Appsettings.json</w:t>
      </w:r>
      <w:r w:rsidRPr="001E7B75">
        <w:rPr>
          <w:rFonts w:ascii="Times New Roman" w:eastAsia="Times New Roman" w:hAnsi="Times New Roman" w:cs="Times New Roman"/>
          <w:sz w:val="24"/>
          <w:szCs w:val="24"/>
          <w:lang w:eastAsia="en-IN"/>
        </w:rPr>
        <w:t xml:space="preserve"> and </w:t>
      </w:r>
      <w:r w:rsidRPr="001E7B75">
        <w:rPr>
          <w:rFonts w:ascii="Times New Roman" w:eastAsia="Times New Roman" w:hAnsi="Times New Roman" w:cs="Times New Roman"/>
          <w:b/>
          <w:bCs/>
          <w:sz w:val="24"/>
          <w:szCs w:val="24"/>
          <w:lang w:eastAsia="en-IN"/>
        </w:rPr>
        <w:t>secrets.json</w:t>
      </w:r>
      <w:r w:rsidRPr="001E7B75">
        <w:rPr>
          <w:rFonts w:ascii="Times New Roman" w:eastAsia="Times New Roman" w:hAnsi="Times New Roman" w:cs="Times New Roman"/>
          <w:sz w:val="24"/>
          <w:szCs w:val="24"/>
          <w:lang w:eastAsia="en-IN"/>
        </w:rPr>
        <w:t xml:space="preserve"> structure should be same to use them in application.</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Ensure that “</w:t>
      </w:r>
      <w:r w:rsidRPr="001E7B75">
        <w:rPr>
          <w:rFonts w:ascii="Times New Roman" w:eastAsia="Times New Roman" w:hAnsi="Times New Roman" w:cs="Times New Roman"/>
          <w:b/>
          <w:bCs/>
          <w:sz w:val="24"/>
          <w:szCs w:val="24"/>
          <w:lang w:eastAsia="en-IN"/>
        </w:rPr>
        <w:t>Microsoft.Extensions.Options.ConfigurationExtensions”: “1.0.0-rc2-final</w:t>
      </w:r>
      <w:r w:rsidRPr="001E7B75">
        <w:rPr>
          <w:rFonts w:ascii="Times New Roman" w:eastAsia="Times New Roman" w:hAnsi="Times New Roman" w:cs="Times New Roman"/>
          <w:sz w:val="24"/>
          <w:szCs w:val="24"/>
          <w:lang w:eastAsia="en-IN"/>
        </w:rPr>
        <w:t>” is added to project.json.</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Open Startup.cs and add highlighted line.</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lastRenderedPageBreak/>
        <w:t>C# class we created in Models folder will be loaded with values from secrets.json to accessed across application using DI.</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xml:space="preserve">Configure Services to include Appkeys </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C#</w:t>
      </w:r>
    </w:p>
    <w:p w:rsidR="001E7B75" w:rsidRPr="001E7B75" w:rsidRDefault="001E7B75" w:rsidP="001E7B75">
      <w:pPr>
        <w:spacing w:after="18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object w:dxaOrig="2730" w:dyaOrig="1215">
          <v:shape id="_x0000_i1036" type="#_x0000_t75" style="width:136.5pt;height:60.75pt" o:ole="">
            <v:imagedata r:id="rId19" o:title=""/>
          </v:shape>
          <w:control r:id="rId20" w:name="DefaultOcxName3" w:shapeid="_x0000_i1036"/>
        </w:object>
      </w:r>
    </w:p>
    <w:tbl>
      <w:tblPr>
        <w:tblW w:w="0" w:type="auto"/>
        <w:tblCellSpacing w:w="15" w:type="dxa"/>
        <w:tblCellMar>
          <w:top w:w="15" w:type="dxa"/>
          <w:left w:w="15" w:type="dxa"/>
          <w:bottom w:w="15" w:type="dxa"/>
          <w:right w:w="15" w:type="dxa"/>
        </w:tblCellMar>
        <w:tblLook w:val="04A0"/>
      </w:tblPr>
      <w:tblGrid>
        <w:gridCol w:w="195"/>
        <w:gridCol w:w="8314"/>
      </w:tblGrid>
      <w:tr w:rsidR="001E7B75" w:rsidRPr="001E7B75" w:rsidTr="001E7B75">
        <w:trPr>
          <w:tblCellSpacing w:w="15" w:type="dxa"/>
        </w:trPr>
        <w:tc>
          <w:tcPr>
            <w:tcW w:w="0" w:type="auto"/>
            <w:vAlign w:val="center"/>
            <w:hideMark/>
          </w:tcPr>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1</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2</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3</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4</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5</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6</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7</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8</w:t>
            </w:r>
          </w:p>
        </w:tc>
        <w:tc>
          <w:tcPr>
            <w:tcW w:w="0" w:type="auto"/>
            <w:vAlign w:val="center"/>
            <w:hideMark/>
          </w:tcPr>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public void ConfigureServices(IServiceCollection services)</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services.Configure&lt;AppKeyConfig&gt;(Configuration.GetSection("AppKeys"));</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services.AddMvc();</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 Other code removed to have clarity.</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w:t>
            </w:r>
          </w:p>
        </w:tc>
      </w:tr>
    </w:tbl>
    <w:p w:rsidR="001E7B75" w:rsidRDefault="001E7B75" w:rsidP="001E7B75">
      <w:pPr>
        <w:spacing w:before="100" w:beforeAutospacing="1" w:after="100" w:afterAutospacing="1" w:line="240" w:lineRule="auto"/>
        <w:rPr>
          <w:rFonts w:ascii="Times New Roman" w:eastAsia="Times New Roman" w:hAnsi="Times New Roman" w:cs="Times New Roman"/>
          <w:b/>
          <w:bCs/>
          <w:sz w:val="24"/>
          <w:szCs w:val="24"/>
          <w:lang w:eastAsia="en-IN"/>
        </w:rPr>
      </w:pP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b/>
          <w:bCs/>
          <w:sz w:val="24"/>
          <w:szCs w:val="24"/>
          <w:lang w:eastAsia="en-IN"/>
        </w:rPr>
        <w:t>Note</w:t>
      </w:r>
      <w:r w:rsidRPr="001E7B75">
        <w:rPr>
          <w:rFonts w:ascii="Times New Roman" w:eastAsia="Times New Roman" w:hAnsi="Times New Roman" w:cs="Times New Roman"/>
          <w:sz w:val="24"/>
          <w:szCs w:val="24"/>
          <w:lang w:eastAsia="en-IN"/>
        </w:rPr>
        <w:t xml:space="preserve">: The </w:t>
      </w:r>
      <w:r w:rsidRPr="001E7B75">
        <w:rPr>
          <w:rFonts w:ascii="Times New Roman" w:eastAsia="Times New Roman" w:hAnsi="Times New Roman" w:cs="Times New Roman"/>
          <w:i/>
          <w:iCs/>
          <w:sz w:val="24"/>
          <w:szCs w:val="24"/>
          <w:lang w:eastAsia="en-IN"/>
        </w:rPr>
        <w:t>appsettings.json</w:t>
      </w:r>
      <w:r w:rsidRPr="001E7B75">
        <w:rPr>
          <w:rFonts w:ascii="Times New Roman" w:eastAsia="Times New Roman" w:hAnsi="Times New Roman" w:cs="Times New Roman"/>
          <w:sz w:val="24"/>
          <w:szCs w:val="24"/>
          <w:lang w:eastAsia="en-IN"/>
        </w:rPr>
        <w:t xml:space="preserve"> “AppKeys” section values will be overridden by values of secrets.json “</w:t>
      </w:r>
      <w:r w:rsidRPr="001E7B75">
        <w:rPr>
          <w:rFonts w:ascii="Times New Roman" w:eastAsia="Times New Roman" w:hAnsi="Times New Roman" w:cs="Times New Roman"/>
          <w:i/>
          <w:iCs/>
          <w:sz w:val="24"/>
          <w:szCs w:val="24"/>
          <w:lang w:eastAsia="en-IN"/>
        </w:rPr>
        <w:t>AppKeys</w:t>
      </w:r>
      <w:r w:rsidRPr="001E7B75">
        <w:rPr>
          <w:rFonts w:ascii="Times New Roman" w:eastAsia="Times New Roman" w:hAnsi="Times New Roman" w:cs="Times New Roman"/>
          <w:sz w:val="24"/>
          <w:szCs w:val="24"/>
          <w:lang w:eastAsia="en-IN"/>
        </w:rPr>
        <w:t>” because we have added “AddUserSecrets()” after appsettings.json is built.</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Now open any file in MVC application to access these secret values. Since ASP.NET Core offers Dependency Injection by default, its easy to inject these secret values wherever needed.</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I will open HomeController.cs, inject “AppKeysConfig” in constructor, read those values in About action method.</w:t>
      </w:r>
    </w:p>
    <w:p w:rsidR="001E7B75" w:rsidRPr="001E7B75" w:rsidRDefault="001E7B75" w:rsidP="001E7B75">
      <w:pPr>
        <w:spacing w:after="18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object w:dxaOrig="2730" w:dyaOrig="1215">
          <v:shape id="_x0000_i1027" type="#_x0000_t75" style="width:136.5pt;height:60.75pt" o:ole="">
            <v:imagedata r:id="rId21" o:title=""/>
          </v:shape>
          <w:control r:id="rId22" w:name="DefaultOcxName" w:shapeid="_x0000_i1027"/>
        </w:object>
      </w:r>
    </w:p>
    <w:tbl>
      <w:tblPr>
        <w:tblW w:w="0" w:type="auto"/>
        <w:tblCellSpacing w:w="15" w:type="dxa"/>
        <w:tblCellMar>
          <w:top w:w="15" w:type="dxa"/>
          <w:left w:w="15" w:type="dxa"/>
          <w:bottom w:w="15" w:type="dxa"/>
          <w:right w:w="15" w:type="dxa"/>
        </w:tblCellMar>
        <w:tblLook w:val="04A0"/>
      </w:tblPr>
      <w:tblGrid>
        <w:gridCol w:w="315"/>
        <w:gridCol w:w="6385"/>
      </w:tblGrid>
      <w:tr w:rsidR="001E7B75" w:rsidRPr="001E7B75" w:rsidTr="001E7B75">
        <w:trPr>
          <w:tblCellSpacing w:w="15" w:type="dxa"/>
        </w:trPr>
        <w:tc>
          <w:tcPr>
            <w:tcW w:w="0" w:type="auto"/>
            <w:vAlign w:val="center"/>
            <w:hideMark/>
          </w:tcPr>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1</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2</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3</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4</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5</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6</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7</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8</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9</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10</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11</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12</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lastRenderedPageBreak/>
              <w:t>13</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14</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15</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16</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17</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18</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19</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20</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21</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22</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23</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24</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25</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26</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27</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28</w:t>
            </w:r>
          </w:p>
        </w:tc>
        <w:tc>
          <w:tcPr>
            <w:tcW w:w="0" w:type="auto"/>
            <w:vAlign w:val="center"/>
            <w:hideMark/>
          </w:tcPr>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lastRenderedPageBreak/>
              <w:t>using CoreDemoApp.Models;</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using Microsoft.AspNetCore.Mvc;</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using Microsoft.Extensions.Options;</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namespace CoreDemoApp.Controllers</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public class HomeController : Controller</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public AppKeyConfig AppConfigs { get; }</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public HomeController(IOptions&lt;AppKeyConfig&gt; appkeys)</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AppConfigs = appkeys.Value;</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lastRenderedPageBreak/>
              <w:t>        }</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public IActionResult Index()</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return View();</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public IActionResult About()</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ViewData["Message"] = AppConfigs.TwitterAPIKey;</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return View();</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//Remaining code removed to have clarity</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w:t>
            </w:r>
          </w:p>
        </w:tc>
      </w:tr>
    </w:tbl>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lastRenderedPageBreak/>
        <w:t>When we run application, navigate to About() screen, we see the API key displayed on screen.</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Since we see everything, we think that their no secret here, but secrets.json is in your machine, not on source code repo.</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hyperlink r:id="rId23" w:anchor="11782361" w:history="1">
        <w:r w:rsidRPr="001E7B75">
          <w:rPr>
            <w:rFonts w:ascii="Times New Roman" w:eastAsia="Times New Roman" w:hAnsi="Times New Roman" w:cs="Times New Roman"/>
            <w:color w:val="0000FF"/>
            <w:sz w:val="24"/>
            <w:szCs w:val="24"/>
            <w:u w:val="single"/>
            <w:lang w:eastAsia="en-IN"/>
          </w:rPr>
          <w:t>How to secure an ASP.NET Web API</w:t>
        </w:r>
      </w:hyperlink>
      <w:r w:rsidRPr="001E7B75">
        <w:rPr>
          <w:rFonts w:ascii="Times New Roman" w:eastAsia="Times New Roman" w:hAnsi="Times New Roman" w:cs="Times New Roman"/>
          <w:sz w:val="24"/>
          <w:szCs w:val="24"/>
          <w:lang w:eastAsia="en-IN"/>
        </w:rPr>
        <w:t xml:space="preserve"> 4 years ago using HMAC.</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xml:space="preserve">Now, lots of things changed in security, esp JWT is getting popular. In here, I will try to explain how to use JWT in the simplest and basic way that I can, so we won't get lost from jungle of OWIN, Oauth2, ASP.NET Identity... :). </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If you don't know JWT token, you need to take a look a little bit at:</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hyperlink r:id="rId24" w:history="1">
        <w:r w:rsidRPr="001E7B75">
          <w:rPr>
            <w:rFonts w:ascii="Times New Roman" w:eastAsia="Times New Roman" w:hAnsi="Times New Roman" w:cs="Times New Roman"/>
            <w:color w:val="0000FF"/>
            <w:sz w:val="24"/>
            <w:szCs w:val="24"/>
            <w:u w:val="single"/>
            <w:lang w:eastAsia="en-IN"/>
          </w:rPr>
          <w:t>https://tools.ietf.org/html/rfc7519</w:t>
        </w:r>
      </w:hyperlink>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Basically, a JWT token look like:</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&lt;base64-encoded header&gt;.&lt;base64-encoded claims&gt;.&lt;base64-encoded signature&gt;</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Example:</w:t>
      </w:r>
    </w:p>
    <w:p w:rsidR="001E7B75" w:rsidRPr="001E7B75" w:rsidRDefault="001E7B75" w:rsidP="001E7B75">
      <w:pPr>
        <w:spacing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eyJhbGciOiJIUzI1NiIsInR5cCI6IkpXVCJ9.eyJ1bmlxdWVfbmFtZSI6ImN1b25nIiwibmJmIjoxNDc3NTY1NzI0LCJleHAiOjE0Nzc1NjY5MjQsImlhdCI6MTQ3NzU2NTcyNH0.6MzD1VwA5AcOcajkFyKhLYybr3h13iZjDyHm9zysDFQ</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JWT token has three sections:</w:t>
      </w:r>
    </w:p>
    <w:p w:rsidR="001E7B75" w:rsidRPr="001E7B75" w:rsidRDefault="001E7B75" w:rsidP="001E7B75">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Header: JSON format which is encoded as a base64</w:t>
      </w:r>
    </w:p>
    <w:p w:rsidR="001E7B75" w:rsidRPr="001E7B75" w:rsidRDefault="001E7B75" w:rsidP="001E7B75">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Claims: JSON format which is encoded as a base64.</w:t>
      </w:r>
    </w:p>
    <w:p w:rsidR="001E7B75" w:rsidRPr="001E7B75" w:rsidRDefault="001E7B75" w:rsidP="001E7B75">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Signature: Created and signed based on Header and Claims which is encoded as a base64.</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lastRenderedPageBreak/>
        <w:t xml:space="preserve">If you use the website </w:t>
      </w:r>
      <w:hyperlink r:id="rId25" w:history="1">
        <w:r w:rsidRPr="001E7B75">
          <w:rPr>
            <w:rFonts w:ascii="Times New Roman" w:eastAsia="Times New Roman" w:hAnsi="Times New Roman" w:cs="Times New Roman"/>
            <w:color w:val="0000FF"/>
            <w:sz w:val="24"/>
            <w:szCs w:val="24"/>
            <w:u w:val="single"/>
            <w:lang w:eastAsia="en-IN"/>
          </w:rPr>
          <w:t>jwt.io</w:t>
        </w:r>
      </w:hyperlink>
      <w:r w:rsidRPr="001E7B75">
        <w:rPr>
          <w:rFonts w:ascii="Times New Roman" w:eastAsia="Times New Roman" w:hAnsi="Times New Roman" w:cs="Times New Roman"/>
          <w:sz w:val="24"/>
          <w:szCs w:val="24"/>
          <w:lang w:eastAsia="en-IN"/>
        </w:rPr>
        <w:t xml:space="preserve"> with token above, you can decode and see the token like below:</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drawing>
          <wp:inline distT="0" distB="0" distL="0" distR="0">
            <wp:extent cx="11306175" cy="6210300"/>
            <wp:effectExtent l="19050" t="0" r="9525" b="0"/>
            <wp:docPr id="26" name="Picture 26" descr="enter image description her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nter image description here">
                      <a:hlinkClick r:id="rId26"/>
                    </pic:cNvPr>
                    <pic:cNvPicPr>
                      <a:picLocks noChangeAspect="1" noChangeArrowheads="1"/>
                    </pic:cNvPicPr>
                  </pic:nvPicPr>
                  <pic:blipFill>
                    <a:blip r:embed="rId27" cstate="print"/>
                    <a:srcRect/>
                    <a:stretch>
                      <a:fillRect/>
                    </a:stretch>
                  </pic:blipFill>
                  <pic:spPr bwMode="auto">
                    <a:xfrm>
                      <a:off x="0" y="0"/>
                      <a:ext cx="11306175" cy="6210300"/>
                    </a:xfrm>
                    <a:prstGeom prst="rect">
                      <a:avLst/>
                    </a:prstGeom>
                    <a:noFill/>
                    <a:ln w="9525">
                      <a:noFill/>
                      <a:miter lim="800000"/>
                      <a:headEnd/>
                      <a:tailEnd/>
                    </a:ln>
                  </pic:spPr>
                </pic:pic>
              </a:graphicData>
            </a:graphic>
          </wp:inline>
        </w:drawing>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Technically, JWT uses signature which is signed from headers and claims with security algorithm specified in the headers (example: HMACSHA256). Therefore, JWT is required to be transferred over HTTPs if you store any sensitive information in claims.</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Now, in order to use JWT authentication, you don't really need an OWIN middleware if you have legacy Web Api system. The simple concept is how to provide JWT token and how to validate token when the request comes. That's it.</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xml:space="preserve">Back to the demo, to keep JWT token lightweight, I only store </w:t>
      </w:r>
      <w:r w:rsidRPr="001E7B75">
        <w:rPr>
          <w:rFonts w:ascii="Courier New" w:eastAsia="Times New Roman" w:hAnsi="Courier New" w:cs="Courier New"/>
          <w:sz w:val="20"/>
          <w:lang w:eastAsia="en-IN"/>
        </w:rPr>
        <w:t>username</w:t>
      </w:r>
      <w:r w:rsidRPr="001E7B75">
        <w:rPr>
          <w:rFonts w:ascii="Times New Roman" w:eastAsia="Times New Roman" w:hAnsi="Times New Roman" w:cs="Times New Roman"/>
          <w:sz w:val="24"/>
          <w:szCs w:val="24"/>
          <w:lang w:eastAsia="en-IN"/>
        </w:rPr>
        <w:t xml:space="preserve"> and </w:t>
      </w:r>
      <w:r w:rsidRPr="001E7B75">
        <w:rPr>
          <w:rFonts w:ascii="Courier New" w:eastAsia="Times New Roman" w:hAnsi="Courier New" w:cs="Courier New"/>
          <w:sz w:val="20"/>
          <w:lang w:eastAsia="en-IN"/>
        </w:rPr>
        <w:t>expiration time</w:t>
      </w:r>
      <w:r w:rsidRPr="001E7B75">
        <w:rPr>
          <w:rFonts w:ascii="Times New Roman" w:eastAsia="Times New Roman" w:hAnsi="Times New Roman" w:cs="Times New Roman"/>
          <w:sz w:val="24"/>
          <w:szCs w:val="24"/>
          <w:lang w:eastAsia="en-IN"/>
        </w:rPr>
        <w:t xml:space="preserve"> in JWT. But this way, you have to re-build new local identity (principal) to add more information like: roles.. if you want to do role authorization. But, if you want to add more information into JWT, it's up to you, very flexible.</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lastRenderedPageBreak/>
        <w:t>Instead of using OWIN middleware, you can simply provide JWT token endpoint by using action from controller:</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public class TokenController : ApiController</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 This is naive endpoint for demo, it should use Basic authentication to provide token or POST request</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[AllowAnonymous]</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public string Get(string username, string password)</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if (CheckUser(username, password))</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return JwtManager.GenerateToken(username);</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throw new HttpResponseException(HttpStatusCode.Unauthorized);</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public bool CheckUser(string username, string password)</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 should check in the database</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return true;</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This is naive action, in production you should use POST request or Basic Authentication endpoint to provide JWT token.</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xml:space="preserve">How to generate the token based on </w:t>
      </w:r>
      <w:r w:rsidRPr="001E7B75">
        <w:rPr>
          <w:rFonts w:ascii="Courier New" w:eastAsia="Times New Roman" w:hAnsi="Courier New" w:cs="Courier New"/>
          <w:sz w:val="20"/>
          <w:lang w:eastAsia="en-IN"/>
        </w:rPr>
        <w:t>username</w:t>
      </w:r>
      <w:r w:rsidRPr="001E7B75">
        <w:rPr>
          <w:rFonts w:ascii="Times New Roman" w:eastAsia="Times New Roman" w:hAnsi="Times New Roman" w:cs="Times New Roman"/>
          <w:sz w:val="24"/>
          <w:szCs w:val="24"/>
          <w:lang w:eastAsia="en-IN"/>
        </w:rPr>
        <w:t>?</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xml:space="preserve">You can use the NuGet package called </w:t>
      </w:r>
      <w:r w:rsidRPr="001E7B75">
        <w:rPr>
          <w:rFonts w:ascii="Courier New" w:eastAsia="Times New Roman" w:hAnsi="Courier New" w:cs="Courier New"/>
          <w:sz w:val="20"/>
          <w:lang w:eastAsia="en-IN"/>
        </w:rPr>
        <w:t>System.IdentityModel.Tokens.Jwt</w:t>
      </w:r>
      <w:r w:rsidRPr="001E7B75">
        <w:rPr>
          <w:rFonts w:ascii="Times New Roman" w:eastAsia="Times New Roman" w:hAnsi="Times New Roman" w:cs="Times New Roman"/>
          <w:sz w:val="24"/>
          <w:szCs w:val="24"/>
          <w:lang w:eastAsia="en-IN"/>
        </w:rPr>
        <w:t xml:space="preserve"> from MS to generate the token, or even another package if you like. In the demo, I use </w:t>
      </w:r>
      <w:r w:rsidRPr="001E7B75">
        <w:rPr>
          <w:rFonts w:ascii="Courier New" w:eastAsia="Times New Roman" w:hAnsi="Courier New" w:cs="Courier New"/>
          <w:sz w:val="20"/>
          <w:lang w:eastAsia="en-IN"/>
        </w:rPr>
        <w:t>HMACSHA256</w:t>
      </w:r>
      <w:r w:rsidRPr="001E7B75">
        <w:rPr>
          <w:rFonts w:ascii="Times New Roman" w:eastAsia="Times New Roman" w:hAnsi="Times New Roman" w:cs="Times New Roman"/>
          <w:sz w:val="24"/>
          <w:szCs w:val="24"/>
          <w:lang w:eastAsia="en-IN"/>
        </w:rPr>
        <w:t xml:space="preserve"> with </w:t>
      </w:r>
      <w:r w:rsidRPr="001E7B75">
        <w:rPr>
          <w:rFonts w:ascii="Courier New" w:eastAsia="Times New Roman" w:hAnsi="Courier New" w:cs="Courier New"/>
          <w:sz w:val="20"/>
          <w:lang w:eastAsia="en-IN"/>
        </w:rPr>
        <w:t>SymmetricKey</w:t>
      </w:r>
      <w:r w:rsidRPr="001E7B75">
        <w:rPr>
          <w:rFonts w:ascii="Times New Roman" w:eastAsia="Times New Roman" w:hAnsi="Times New Roman" w:cs="Times New Roman"/>
          <w:sz w:val="24"/>
          <w:szCs w:val="24"/>
          <w:lang w:eastAsia="en-IN"/>
        </w:rPr>
        <w:t>:</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public const string Secret = "856FECBA3B06519C8DDDBC80BB080553"; // your symmetric</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public static string GenerateToken(string username, int expireMinutes = 20)</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var symmetricKey = Convert.FromBase64String(Secret);</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var tokenHandler = new JwtSecurityTokenHandler();</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var now = DateTime.UtcNow;</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var tokenDescriptor = new SecurityTokenDescriptor</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Subject = new ClaimsIdentity(new[]</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new Claim(ClaimTypes.Name, username)</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Expires = now.AddMinutes(Convert.ToInt32(expireMinutes)),</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SigningCredentials = new SigningCredentials(new SymmetricSecurityKey(symmetricKey), SecurityAlgorithms.HmacSha256Signature)</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var stoken = tokenHandler.CreateToken(tokenDescriptor);</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lastRenderedPageBreak/>
        <w:t xml:space="preserve">        var token = tokenHandler.WriteToken(stoken);</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return token;</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xml:space="preserve">The endpoint to provide the JWT token is done, now, how to validate the JWT when the request comes, in the demo I have built </w:t>
      </w:r>
      <w:r w:rsidRPr="001E7B75">
        <w:rPr>
          <w:rFonts w:ascii="Courier New" w:eastAsia="Times New Roman" w:hAnsi="Courier New" w:cs="Courier New"/>
          <w:sz w:val="20"/>
          <w:lang w:eastAsia="en-IN"/>
        </w:rPr>
        <w:t>JwtAuthenticationAttribute</w:t>
      </w:r>
      <w:r w:rsidRPr="001E7B75">
        <w:rPr>
          <w:rFonts w:ascii="Times New Roman" w:eastAsia="Times New Roman" w:hAnsi="Times New Roman" w:cs="Times New Roman"/>
          <w:sz w:val="24"/>
          <w:szCs w:val="24"/>
          <w:lang w:eastAsia="en-IN"/>
        </w:rPr>
        <w:t xml:space="preserve"> which inherits from </w:t>
      </w:r>
      <w:r w:rsidRPr="001E7B75">
        <w:rPr>
          <w:rFonts w:ascii="Courier New" w:eastAsia="Times New Roman" w:hAnsi="Courier New" w:cs="Courier New"/>
          <w:sz w:val="20"/>
          <w:lang w:eastAsia="en-IN"/>
        </w:rPr>
        <w:t>IAuthenticationFilter</w:t>
      </w:r>
      <w:r w:rsidRPr="001E7B75">
        <w:rPr>
          <w:rFonts w:ascii="Times New Roman" w:eastAsia="Times New Roman" w:hAnsi="Times New Roman" w:cs="Times New Roman"/>
          <w:sz w:val="24"/>
          <w:szCs w:val="24"/>
          <w:lang w:eastAsia="en-IN"/>
        </w:rPr>
        <w:t xml:space="preserve">, more detail about authentication filter in </w:t>
      </w:r>
      <w:hyperlink r:id="rId28" w:history="1">
        <w:r w:rsidRPr="001E7B75">
          <w:rPr>
            <w:rFonts w:ascii="Times New Roman" w:eastAsia="Times New Roman" w:hAnsi="Times New Roman" w:cs="Times New Roman"/>
            <w:color w:val="0000FF"/>
            <w:sz w:val="24"/>
            <w:szCs w:val="24"/>
            <w:u w:val="single"/>
            <w:lang w:eastAsia="en-IN"/>
          </w:rPr>
          <w:t>here</w:t>
        </w:r>
      </w:hyperlink>
      <w:r w:rsidRPr="001E7B75">
        <w:rPr>
          <w:rFonts w:ascii="Times New Roman" w:eastAsia="Times New Roman" w:hAnsi="Times New Roman" w:cs="Times New Roman"/>
          <w:sz w:val="24"/>
          <w:szCs w:val="24"/>
          <w:lang w:eastAsia="en-IN"/>
        </w:rPr>
        <w:t>.</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xml:space="preserve">With this attribute, you can authenticate any action, you just put this attribute on that action. </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public class ValueController : ApiController</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[JwtAuthentication]</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public string Get()</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return "value";</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You also can use OWIN middleware or DelegateHander if you want to validate all incoming request for your WebApi (not specific on Controller or action)</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Below is the core method from authentication filter:</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private static bool ValidateToken(string token, out string username)</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username = null;</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var simplePrinciple = JwtManager.GetPrincipal(token);</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var identity = simplePrinciple.Identity as ClaimsIdentity;</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if (identity == null)</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return false;</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if (!identity.IsAuthenticated)</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return false;</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var usernameClaim = identity.FindFirst(ClaimTypes.Name);</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username = usernameClaim?.Value;</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if (string.IsNullOrEmpty(username))</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return false;</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 More validate to check whether username exists in system</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return true;</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protected Task&lt;IPrincipal&gt; AuthenticateJwtToken(string token)</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string username;</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if (ValidateToken(token, out username))</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 based on username to get more information from database in order to build local identity</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var claims = new List&lt;Claim&gt;</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lastRenderedPageBreak/>
        <w:t xml:space="preserve">            {</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new Claim(ClaimTypes.Name, username)</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 Add more claims if needed: Roles, ...</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var identity = new ClaimsIdentity(claims, "Jwt");</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IPrincipal user = new ClaimsPrincipal(identity);</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return Task.FromResult(user);</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return Task.FromResult&lt;IPrincipal&gt;(null);</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xml:space="preserve">The workflow is, using JWT library (NuGet package above) to validate JWT token and then return back </w:t>
      </w:r>
      <w:r w:rsidRPr="001E7B75">
        <w:rPr>
          <w:rFonts w:ascii="Courier New" w:eastAsia="Times New Roman" w:hAnsi="Courier New" w:cs="Courier New"/>
          <w:sz w:val="20"/>
          <w:lang w:eastAsia="en-IN"/>
        </w:rPr>
        <w:t>ClaimsPrincipal</w:t>
      </w:r>
      <w:r w:rsidRPr="001E7B75">
        <w:rPr>
          <w:rFonts w:ascii="Times New Roman" w:eastAsia="Times New Roman" w:hAnsi="Times New Roman" w:cs="Times New Roman"/>
          <w:sz w:val="24"/>
          <w:szCs w:val="24"/>
          <w:lang w:eastAsia="en-IN"/>
        </w:rPr>
        <w:t>. You can perform more validation like check whether user exists on your system and add other custom validations if you want. The code to validate JWT token and get principal back:</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public static ClaimsPrincipal GetPrincipal(string token)</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try</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var tokenHandler = new JwtSecurityTokenHandler();</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var jwtToken = tokenHandler.ReadToken(token) as JwtSecurityToken;</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if (jwtToken == null)</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return null;</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var symmetricKey = Convert.FromBase64String(Secret);</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var validationParameters = new TokenValidationParameters()</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RequireExpirationTime = true,</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ValidateIssuer = false,</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ValidateAudience = false,</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IssuerSigningKey = new SymmetricSecurityKey(symmetricKey)</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SecurityToken securityToken;</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var principal = tokenHandler.ValidateToken(token, validationParameters, out securityToken);</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return principal;</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catch (Exception)</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//should write log</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return null;</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 xml:space="preserve">    }</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If the JWT token is validated and principal is return, you should build new local identity and put more information into it to check role authorization.</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lastRenderedPageBreak/>
        <w:t xml:space="preserve">Remember to add </w:t>
      </w:r>
      <w:r w:rsidRPr="001E7B75">
        <w:rPr>
          <w:rFonts w:ascii="Courier New" w:eastAsia="Times New Roman" w:hAnsi="Courier New" w:cs="Courier New"/>
          <w:sz w:val="20"/>
          <w:lang w:eastAsia="en-IN"/>
        </w:rPr>
        <w:t>config.Filters.Add(new AuthorizeAttribute());</w:t>
      </w:r>
      <w:r w:rsidRPr="001E7B75">
        <w:rPr>
          <w:rFonts w:ascii="Times New Roman" w:eastAsia="Times New Roman" w:hAnsi="Times New Roman" w:cs="Times New Roman"/>
          <w:sz w:val="24"/>
          <w:szCs w:val="24"/>
          <w:lang w:eastAsia="en-IN"/>
        </w:rPr>
        <w:t xml:space="preserve"> (default authorization) at global scope in order to prevent any anonymous request to your resources.</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You can use Postman to test the demo:</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Request token (naive as I mentioned above, just for demo):</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GET http://localhost:{port}/api/token?username=cuong&amp;password=1</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Put JWT token in the header for authorized request, example:</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GET http://localhost:{port}/api/value</w:t>
      </w: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1E7B75" w:rsidRPr="001E7B75" w:rsidRDefault="001E7B75" w:rsidP="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7B75">
        <w:rPr>
          <w:rFonts w:ascii="Courier New" w:eastAsia="Times New Roman" w:hAnsi="Courier New" w:cs="Courier New"/>
          <w:sz w:val="20"/>
          <w:szCs w:val="20"/>
          <w:lang w:eastAsia="en-IN"/>
        </w:rPr>
        <w:t>Authorization: Bearer eyJhbGciOiJIUzI1NiIsInR5cCI6IkpXVCJ9.eyJ1bmlxdWVfbmFtZSI6ImN1b25nIiwibmJmIjoxNDc3NTY1MjU4LCJleHAiOjE0Nzc1NjY0NTgsImlhdCI6MTQ3NzU2NTI1OH0.dSwwufd4-gztkLpttZsZ1255oEzpWCJkayR_4yvNL1s</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xml:space="preserve">I put my demo in here: </w:t>
      </w:r>
      <w:hyperlink r:id="rId29" w:history="1">
        <w:r w:rsidRPr="001E7B75">
          <w:rPr>
            <w:rFonts w:ascii="Times New Roman" w:eastAsia="Times New Roman" w:hAnsi="Times New Roman" w:cs="Times New Roman"/>
            <w:color w:val="0000FF"/>
            <w:sz w:val="24"/>
            <w:szCs w:val="24"/>
            <w:u w:val="single"/>
            <w:lang w:eastAsia="en-IN"/>
          </w:rPr>
          <w:t>https://github.com/cuongle/WebApi.Jwt</w:t>
        </w:r>
      </w:hyperlink>
    </w:p>
    <w:tbl>
      <w:tblPr>
        <w:tblW w:w="0" w:type="auto"/>
        <w:tblCellSpacing w:w="15" w:type="dxa"/>
        <w:tblCellMar>
          <w:top w:w="15" w:type="dxa"/>
          <w:left w:w="15" w:type="dxa"/>
          <w:bottom w:w="15" w:type="dxa"/>
          <w:right w:w="15" w:type="dxa"/>
        </w:tblCellMar>
        <w:tblLook w:val="04A0"/>
      </w:tblPr>
      <w:tblGrid>
        <w:gridCol w:w="9071"/>
        <w:gridCol w:w="45"/>
      </w:tblGrid>
      <w:tr w:rsidR="001E7B75" w:rsidRPr="001E7B75" w:rsidTr="001E7B75">
        <w:trPr>
          <w:gridAfter w:val="1"/>
          <w:tblCellSpacing w:w="15" w:type="dxa"/>
        </w:trPr>
        <w:tc>
          <w:tcPr>
            <w:tcW w:w="0" w:type="auto"/>
            <w:vAlign w:val="center"/>
            <w:hideMark/>
          </w:tcPr>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xml:space="preserve">Well explained by @Cuong Le but i like to add more: If you are using OWIN check the UseJwtBearerAuthentication available in Microsoft.Owin.Security.Jwt you can use this owin middleware on the WebAPI to validate every incoming request automatically. use the owin startup class to register the middleware –  </w:t>
            </w:r>
          </w:p>
        </w:tc>
      </w:tr>
      <w:tr w:rsidR="001E7B75" w:rsidRPr="001E7B75" w:rsidTr="001E7B75">
        <w:trPr>
          <w:tblCellSpacing w:w="15" w:type="dxa"/>
        </w:trPr>
        <w:tc>
          <w:tcPr>
            <w:tcW w:w="0" w:type="auto"/>
            <w:gridSpan w:val="2"/>
            <w:vAlign w:val="center"/>
            <w:hideMark/>
          </w:tcPr>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xml:space="preserve">I've actually implemented in pretty much the same way after I found this: </w:t>
            </w:r>
            <w:hyperlink r:id="rId30" w:history="1">
              <w:r w:rsidRPr="001E7B75">
                <w:rPr>
                  <w:rFonts w:ascii="Times New Roman" w:eastAsia="Times New Roman" w:hAnsi="Times New Roman" w:cs="Times New Roman"/>
                  <w:color w:val="0000FF"/>
                  <w:sz w:val="24"/>
                  <w:szCs w:val="24"/>
                  <w:u w:val="single"/>
                  <w:lang w:eastAsia="en-IN"/>
                </w:rPr>
                <w:t>asp.net/web-api/overview/security/authentication-filters</w:t>
              </w:r>
            </w:hyperlink>
            <w:r w:rsidRPr="001E7B75">
              <w:rPr>
                <w:rFonts w:ascii="Times New Roman" w:eastAsia="Times New Roman" w:hAnsi="Times New Roman" w:cs="Times New Roman"/>
                <w:sz w:val="24"/>
                <w:szCs w:val="24"/>
                <w:lang w:eastAsia="en-IN"/>
              </w:rPr>
              <w:t xml:space="preserve"> Your answer is excellent. +1 + accept on it. I only have one open issue - Whats the best way to ping-pong (client-server) the bearer token? My client sends it - I go through the filter and either get a 401 or a valid authentication, do my stuff and want to set the token on the response. I can do it ugly with modifying the response header on the authentication filter, but is there a better way? –  </w:t>
            </w:r>
          </w:p>
        </w:tc>
      </w:tr>
      <w:tr w:rsidR="001E7B75" w:rsidRPr="001E7B75" w:rsidTr="001E7B75">
        <w:trPr>
          <w:tblCellSpacing w:w="15" w:type="dxa"/>
        </w:trPr>
        <w:tc>
          <w:tcPr>
            <w:tcW w:w="0" w:type="auto"/>
            <w:gridSpan w:val="2"/>
            <w:vAlign w:val="center"/>
            <w:hideMark/>
          </w:tcPr>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@AmirPopovich You don't need to set token on the response, token need to be stored somewhere else on the client side, for web, you can put in local storage, whenever you send HTTP request, put the token on the header.</w:t>
            </w:r>
          </w:p>
        </w:tc>
      </w:tr>
    </w:tbl>
    <w:p w:rsidR="001E7B75" w:rsidRDefault="001E7B75">
      <w:r w:rsidRPr="001E7B75">
        <w:t>https://stackoverflow.com/questions/40281050/jwt-authentication-for-asp-net-web-api</w:t>
      </w:r>
    </w:p>
    <w:p w:rsidR="001E7B75" w:rsidRDefault="001E7B75">
      <w:r w:rsidRPr="001E7B75">
        <w:t>http://www.developerhandbook.com/c-sharp/create-restful-api-authentication-using-web-api-jwt/</w:t>
      </w:r>
    </w:p>
    <w:p w:rsidR="001E7B75" w:rsidRDefault="001E7B75">
      <w:r w:rsidRPr="001E7B75">
        <w:t>https://api.codeproject.com/Samples/ClientCredCsDoc</w:t>
      </w:r>
    </w:p>
    <w:p w:rsidR="001E7B75" w:rsidRDefault="001E7B75" w:rsidP="001E7B75">
      <w:pPr>
        <w:pStyle w:val="lf-text-block"/>
      </w:pPr>
      <w:r>
        <w:t xml:space="preserve">This document shows how you can use the Secret Manager tool in development to keep secrets out of your code. The most important point is you should never store passwords or other sensitive data in source code, and you shouldn't use production secrets in development and test mode. You can instead use the </w:t>
      </w:r>
      <w:hyperlink r:id="rId31" w:history="1">
        <w:r>
          <w:rPr>
            <w:rStyle w:val="Hyperlink"/>
          </w:rPr>
          <w:t>configuration</w:t>
        </w:r>
      </w:hyperlink>
      <w:r>
        <w:t xml:space="preserve"> system to read these values from environment variables or from values stored using the Secret Manager tool. The Secret Manager tool helps prevent sensitive data from being checked into source control. The </w:t>
      </w:r>
      <w:hyperlink r:id="rId32" w:history="1">
        <w:r>
          <w:rPr>
            <w:rStyle w:val="Hyperlink"/>
          </w:rPr>
          <w:t>configuration</w:t>
        </w:r>
      </w:hyperlink>
      <w:r>
        <w:t xml:space="preserve"> system can read secrets stored with the Secret Manager tool described in this article.</w:t>
      </w:r>
      <w:r>
        <w:rPr>
          <w:rStyle w:val="lf-thread-btn"/>
        </w:rPr>
        <w:t xml:space="preserve"> </w:t>
      </w:r>
    </w:p>
    <w:p w:rsidR="001E7B75" w:rsidRDefault="001E7B75" w:rsidP="001E7B75">
      <w:pPr>
        <w:pStyle w:val="lf-text-block"/>
      </w:pPr>
      <w:r>
        <w:t xml:space="preserve">The Secret Manager tool is used only in development. You can safeguard Azure test and production secrets with the </w:t>
      </w:r>
      <w:hyperlink r:id="rId33" w:history="1">
        <w:r>
          <w:rPr>
            <w:rStyle w:val="Hyperlink"/>
          </w:rPr>
          <w:t>Microsoft Azure Key Vault</w:t>
        </w:r>
      </w:hyperlink>
      <w:r>
        <w:t xml:space="preserve"> configuration provider. See </w:t>
      </w:r>
      <w:hyperlink r:id="rId34" w:history="1">
        <w:r>
          <w:rPr>
            <w:rStyle w:val="Hyperlink"/>
          </w:rPr>
          <w:t>Azure Key Vault configuration provider</w:t>
        </w:r>
      </w:hyperlink>
      <w:r>
        <w:t xml:space="preserve"> for more information.</w:t>
      </w:r>
    </w:p>
    <w:p w:rsidR="001E7B75" w:rsidRDefault="001E7B75" w:rsidP="001E7B75">
      <w:pPr>
        <w:pStyle w:val="Heading2"/>
      </w:pPr>
      <w:r>
        <w:lastRenderedPageBreak/>
        <w:t>Environment variables</w:t>
      </w:r>
    </w:p>
    <w:p w:rsidR="001E7B75" w:rsidRDefault="001E7B75" w:rsidP="001E7B75">
      <w:pPr>
        <w:pStyle w:val="lf-text-block"/>
      </w:pPr>
      <w:r>
        <w:t xml:space="preserve">To avoid storing app secrets in code or in local configuration files, you store secrets in environment variables. You can setup the </w:t>
      </w:r>
      <w:hyperlink r:id="rId35" w:history="1">
        <w:r>
          <w:rPr>
            <w:rStyle w:val="Hyperlink"/>
          </w:rPr>
          <w:t>configuration</w:t>
        </w:r>
      </w:hyperlink>
      <w:r>
        <w:t xml:space="preserve"> framework to read values from environment variables by calling </w:t>
      </w:r>
      <w:r>
        <w:rPr>
          <w:rStyle w:val="HTMLCode"/>
        </w:rPr>
        <w:t>AddEnvironmentVariables</w:t>
      </w:r>
      <w:r>
        <w:t>. You can then use environment variables to override configuration values for all previously specified configuration sources.</w:t>
      </w:r>
      <w:r>
        <w:rPr>
          <w:rStyle w:val="lf-thread-btn"/>
        </w:rPr>
        <w:t xml:space="preserve"> </w:t>
      </w:r>
    </w:p>
    <w:p w:rsidR="001E7B75" w:rsidRDefault="001E7B75" w:rsidP="001E7B75">
      <w:pPr>
        <w:pStyle w:val="lf-text-block"/>
      </w:pPr>
      <w:r>
        <w:t xml:space="preserve">For example, if you create a new ASP.NET Core web app with individual user accounts, it will add a default connection string to the </w:t>
      </w:r>
      <w:r>
        <w:rPr>
          <w:rStyle w:val="Emphasis"/>
        </w:rPr>
        <w:t>appsettings.json</w:t>
      </w:r>
      <w:r>
        <w:t xml:space="preserve"> file in the project with the key </w:t>
      </w:r>
      <w:r>
        <w:rPr>
          <w:rStyle w:val="HTMLCode"/>
        </w:rPr>
        <w:t>DefaultConnection</w:t>
      </w:r>
      <w:r>
        <w:t xml:space="preserve">. The default connection string is setup to use LocalDB, which runs in user mode and doesn't require a password. When you deploy your application to a test or production server, you can override the </w:t>
      </w:r>
      <w:r>
        <w:rPr>
          <w:rStyle w:val="HTMLCode"/>
        </w:rPr>
        <w:t>DefaultConnection</w:t>
      </w:r>
      <w:r>
        <w:t xml:space="preserve"> key value with an environment variable setting that contains the connection string (potentially with sensitive credentials) for a test or production database server.</w:t>
      </w:r>
      <w:r>
        <w:rPr>
          <w:rStyle w:val="lf-thread-btn"/>
        </w:rPr>
        <w:t xml:space="preserve"> </w:t>
      </w:r>
    </w:p>
    <w:p w:rsidR="001E7B75" w:rsidRDefault="001E7B75" w:rsidP="001E7B75">
      <w:pPr>
        <w:pStyle w:val="Heading5"/>
      </w:pPr>
      <w:r>
        <w:t>Warning</w:t>
      </w:r>
    </w:p>
    <w:p w:rsidR="001E7B75" w:rsidRDefault="001E7B75" w:rsidP="001E7B75">
      <w:pPr>
        <w:pStyle w:val="lf-text-block"/>
      </w:pPr>
      <w:r>
        <w:t>Environment variables are generally stored in plain text and are not encrypted. If the machine or process is compromised, then environment variables can be accessed by untrusted parties. Additional measures to prevent disclosure of user secrets may still be required.</w:t>
      </w:r>
      <w:r>
        <w:rPr>
          <w:rStyle w:val="lf-thread-btn"/>
        </w:rPr>
        <w:t xml:space="preserve"> </w:t>
      </w:r>
    </w:p>
    <w:p w:rsidR="001E7B75" w:rsidRDefault="001E7B75" w:rsidP="001E7B75">
      <w:pPr>
        <w:pStyle w:val="Heading2"/>
      </w:pPr>
      <w:r>
        <w:t>Secret Manager</w:t>
      </w:r>
    </w:p>
    <w:p w:rsidR="001E7B75" w:rsidRDefault="001E7B75" w:rsidP="001E7B75">
      <w:pPr>
        <w:pStyle w:val="lf-text-block"/>
      </w:pPr>
      <w:r>
        <w:t xml:space="preserve">The Secret Manager tool stores sensitive data for development work outside of your project tree. The Secret Manager tool is a project tool that can be used to store secrets for a </w:t>
      </w:r>
      <w:hyperlink r:id="rId36" w:history="1">
        <w:r>
          <w:rPr>
            <w:rStyle w:val="Hyperlink"/>
          </w:rPr>
          <w:t>.NET Core</w:t>
        </w:r>
      </w:hyperlink>
      <w:r>
        <w:t xml:space="preserve"> project during development. With the Secret Manager tool, you can associate app secrets with a specific project and share them across multiple projects.</w:t>
      </w:r>
      <w:r>
        <w:rPr>
          <w:rStyle w:val="lf-thread-btn"/>
        </w:rPr>
        <w:t xml:space="preserve"> </w:t>
      </w:r>
    </w:p>
    <w:p w:rsidR="001E7B75" w:rsidRDefault="001E7B75" w:rsidP="001E7B75">
      <w:pPr>
        <w:pStyle w:val="Heading5"/>
      </w:pPr>
      <w:r>
        <w:t>Warning</w:t>
      </w:r>
    </w:p>
    <w:p w:rsidR="001E7B75" w:rsidRDefault="001E7B75" w:rsidP="001E7B75">
      <w:pPr>
        <w:pStyle w:val="lf-text-block"/>
      </w:pPr>
      <w:r>
        <w:t>The Secret Manager tool does not encrypt the stored secrets and should not be treated as a trusted store. It is for development purposes only. The keys and values are stored in a JSON configuration file in the user profile directory.</w:t>
      </w:r>
      <w:r>
        <w:rPr>
          <w:rStyle w:val="lf-thread-btn"/>
        </w:rPr>
        <w:t xml:space="preserve"> </w:t>
      </w:r>
    </w:p>
    <w:p w:rsidR="001E7B75" w:rsidRDefault="001E7B75" w:rsidP="001E7B75">
      <w:pPr>
        <w:pStyle w:val="Heading3"/>
      </w:pPr>
      <w:r>
        <w:t>Visual Studio 2017: Installing the Secret Manager tool</w:t>
      </w:r>
    </w:p>
    <w:p w:rsidR="001E7B75" w:rsidRDefault="001E7B75" w:rsidP="001E7B75">
      <w:pPr>
        <w:pStyle w:val="lf-text-block"/>
      </w:pPr>
      <w:r>
        <w:t xml:space="preserve">Right-click the project in Solution Explorer, and select </w:t>
      </w:r>
      <w:r>
        <w:rPr>
          <w:rStyle w:val="Strong"/>
        </w:rPr>
        <w:t>Edit &lt;project_name&gt;.csproj</w:t>
      </w:r>
      <w:r>
        <w:t xml:space="preserve"> from the context menu. Add the highlighted line to the </w:t>
      </w:r>
      <w:r>
        <w:rPr>
          <w:rStyle w:val="Emphasis"/>
        </w:rPr>
        <w:t>.csproj</w:t>
      </w:r>
      <w:r>
        <w:t xml:space="preserve"> file, and save to restore the associated NuGet package:</w:t>
      </w:r>
      <w:r>
        <w:rPr>
          <w:rStyle w:val="lf-thread-btn"/>
        </w:rPr>
        <w:t xml:space="preserve"> </w:t>
      </w:r>
    </w:p>
    <w:p w:rsidR="001E7B75" w:rsidRDefault="001E7B75" w:rsidP="001E7B75">
      <w:r>
        <w:rPr>
          <w:rStyle w:val="language"/>
        </w:rPr>
        <w:t>XML</w:t>
      </w:r>
    </w:p>
    <w:p w:rsidR="001E7B75" w:rsidRDefault="001E7B75" w:rsidP="001E7B75">
      <w:pPr>
        <w:pStyle w:val="HTMLPreformatted"/>
        <w:rPr>
          <w:rStyle w:val="HTMLCode"/>
        </w:rPr>
      </w:pPr>
      <w:r>
        <w:rPr>
          <w:rStyle w:val="hljs-tag"/>
        </w:rPr>
        <w:t>&lt;</w:t>
      </w:r>
      <w:r>
        <w:rPr>
          <w:rStyle w:val="hljs-name"/>
        </w:rPr>
        <w:t>Project</w:t>
      </w:r>
      <w:r>
        <w:rPr>
          <w:rStyle w:val="hljs-tag"/>
        </w:rPr>
        <w:t xml:space="preserve"> </w:t>
      </w:r>
      <w:r>
        <w:rPr>
          <w:rStyle w:val="hljs-attr"/>
        </w:rPr>
        <w:t>Sdk</w:t>
      </w:r>
      <w:r>
        <w:rPr>
          <w:rStyle w:val="hljs-tag"/>
        </w:rPr>
        <w:t>=</w:t>
      </w:r>
      <w:r>
        <w:rPr>
          <w:rStyle w:val="hljs-string"/>
        </w:rPr>
        <w:t>"Microsoft.NET.Sdk.Web"</w:t>
      </w:r>
      <w:r>
        <w:rPr>
          <w:rStyle w:val="hljs-tag"/>
        </w:rPr>
        <w:t>&gt;</w:t>
      </w:r>
    </w:p>
    <w:p w:rsidR="001E7B75" w:rsidRDefault="001E7B75" w:rsidP="001E7B75">
      <w:pPr>
        <w:pStyle w:val="HTMLPreformatted"/>
        <w:rPr>
          <w:rStyle w:val="HTMLCode"/>
        </w:rPr>
      </w:pPr>
    </w:p>
    <w:p w:rsidR="001E7B75" w:rsidRDefault="001E7B75" w:rsidP="001E7B75">
      <w:pPr>
        <w:pStyle w:val="HTMLPreformatted"/>
        <w:rPr>
          <w:rStyle w:val="HTMLCode"/>
        </w:rPr>
      </w:pPr>
      <w:r>
        <w:rPr>
          <w:rStyle w:val="HTMLCode"/>
        </w:rPr>
        <w:t xml:space="preserve">  </w:t>
      </w:r>
      <w:r>
        <w:rPr>
          <w:rStyle w:val="hljs-tag"/>
        </w:rPr>
        <w:t>&lt;</w:t>
      </w:r>
      <w:r>
        <w:rPr>
          <w:rStyle w:val="hljs-name"/>
        </w:rPr>
        <w:t>PropertyGroup</w:t>
      </w:r>
      <w:r>
        <w:rPr>
          <w:rStyle w:val="hljs-tag"/>
        </w:rPr>
        <w:t>&gt;</w:t>
      </w:r>
    </w:p>
    <w:p w:rsidR="001E7B75" w:rsidRDefault="001E7B75" w:rsidP="001E7B75">
      <w:pPr>
        <w:pStyle w:val="HTMLPreformatted"/>
        <w:rPr>
          <w:rStyle w:val="HTMLCode"/>
        </w:rPr>
      </w:pPr>
      <w:r>
        <w:rPr>
          <w:rStyle w:val="HTMLCode"/>
        </w:rPr>
        <w:t xml:space="preserve">    </w:t>
      </w:r>
      <w:r>
        <w:rPr>
          <w:rStyle w:val="hljs-tag"/>
        </w:rPr>
        <w:t>&lt;</w:t>
      </w:r>
      <w:r>
        <w:rPr>
          <w:rStyle w:val="hljs-name"/>
        </w:rPr>
        <w:t>TargetFramework</w:t>
      </w:r>
      <w:r>
        <w:rPr>
          <w:rStyle w:val="hljs-tag"/>
        </w:rPr>
        <w:t>&gt;</w:t>
      </w:r>
      <w:r>
        <w:rPr>
          <w:rStyle w:val="HTMLCode"/>
        </w:rPr>
        <w:t>netcoreapp1.1</w:t>
      </w:r>
      <w:r>
        <w:rPr>
          <w:rStyle w:val="hljs-tag"/>
        </w:rPr>
        <w:t>&lt;/</w:t>
      </w:r>
      <w:r>
        <w:rPr>
          <w:rStyle w:val="hljs-name"/>
        </w:rPr>
        <w:t>TargetFramework</w:t>
      </w:r>
      <w:r>
        <w:rPr>
          <w:rStyle w:val="hljs-tag"/>
        </w:rPr>
        <w:t>&gt;</w:t>
      </w:r>
    </w:p>
    <w:p w:rsidR="001E7B75" w:rsidRDefault="001E7B75" w:rsidP="001E7B75">
      <w:pPr>
        <w:pStyle w:val="HTMLPreformatted"/>
        <w:rPr>
          <w:rStyle w:val="HTMLCode"/>
        </w:rPr>
      </w:pPr>
      <w:r>
        <w:rPr>
          <w:rStyle w:val="HTMLCode"/>
        </w:rPr>
        <w:t xml:space="preserve">  </w:t>
      </w:r>
      <w:r>
        <w:rPr>
          <w:rStyle w:val="hljs-tag"/>
        </w:rPr>
        <w:t>&lt;/</w:t>
      </w:r>
      <w:r>
        <w:rPr>
          <w:rStyle w:val="hljs-name"/>
        </w:rPr>
        <w:t>PropertyGroup</w:t>
      </w:r>
      <w:r>
        <w:rPr>
          <w:rStyle w:val="hljs-tag"/>
        </w:rPr>
        <w:t>&gt;</w:t>
      </w:r>
    </w:p>
    <w:p w:rsidR="001E7B75" w:rsidRDefault="001E7B75" w:rsidP="001E7B75">
      <w:pPr>
        <w:pStyle w:val="HTMLPreformatted"/>
        <w:rPr>
          <w:rStyle w:val="HTMLCode"/>
        </w:rPr>
      </w:pPr>
    </w:p>
    <w:p w:rsidR="001E7B75" w:rsidRDefault="001E7B75" w:rsidP="001E7B75">
      <w:pPr>
        <w:pStyle w:val="HTMLPreformatted"/>
        <w:rPr>
          <w:rStyle w:val="HTMLCode"/>
        </w:rPr>
      </w:pPr>
      <w:r>
        <w:rPr>
          <w:rStyle w:val="HTMLCode"/>
        </w:rPr>
        <w:t xml:space="preserve">  </w:t>
      </w:r>
      <w:r>
        <w:rPr>
          <w:rStyle w:val="hljs-tag"/>
        </w:rPr>
        <w:t>&lt;</w:t>
      </w:r>
      <w:r>
        <w:rPr>
          <w:rStyle w:val="hljs-name"/>
        </w:rPr>
        <w:t>PropertyGroup</w:t>
      </w:r>
      <w:r>
        <w:rPr>
          <w:rStyle w:val="hljs-tag"/>
        </w:rPr>
        <w:t>&gt;</w:t>
      </w:r>
    </w:p>
    <w:p w:rsidR="001E7B75" w:rsidRDefault="001E7B75" w:rsidP="001E7B75">
      <w:pPr>
        <w:pStyle w:val="HTMLPreformatted"/>
        <w:rPr>
          <w:rStyle w:val="HTMLCode"/>
        </w:rPr>
      </w:pPr>
      <w:r>
        <w:rPr>
          <w:rStyle w:val="HTMLCode"/>
        </w:rPr>
        <w:t xml:space="preserve">    </w:t>
      </w:r>
      <w:r>
        <w:rPr>
          <w:rStyle w:val="hljs-tag"/>
        </w:rPr>
        <w:t>&lt;</w:t>
      </w:r>
      <w:r>
        <w:rPr>
          <w:rStyle w:val="hljs-name"/>
        </w:rPr>
        <w:t>UserSecretsId</w:t>
      </w:r>
      <w:r>
        <w:rPr>
          <w:rStyle w:val="hljs-tag"/>
        </w:rPr>
        <w:t>&gt;</w:t>
      </w:r>
      <w:r>
        <w:rPr>
          <w:rStyle w:val="HTMLCode"/>
        </w:rPr>
        <w:t>My-USER-SECRET-ID-HERE-c23d27a4-eb88</w:t>
      </w:r>
      <w:r>
        <w:rPr>
          <w:rStyle w:val="hljs-tag"/>
        </w:rPr>
        <w:t>&lt;/</w:t>
      </w:r>
      <w:r>
        <w:rPr>
          <w:rStyle w:val="hljs-name"/>
        </w:rPr>
        <w:t>UserSecretsId</w:t>
      </w:r>
      <w:r>
        <w:rPr>
          <w:rStyle w:val="hljs-tag"/>
        </w:rPr>
        <w:t>&gt;</w:t>
      </w:r>
    </w:p>
    <w:p w:rsidR="001E7B75" w:rsidRDefault="001E7B75" w:rsidP="001E7B75">
      <w:pPr>
        <w:pStyle w:val="HTMLPreformatted"/>
        <w:rPr>
          <w:rStyle w:val="HTMLCode"/>
        </w:rPr>
      </w:pPr>
      <w:r>
        <w:rPr>
          <w:rStyle w:val="HTMLCode"/>
        </w:rPr>
        <w:lastRenderedPageBreak/>
        <w:t xml:space="preserve">  </w:t>
      </w:r>
      <w:r>
        <w:rPr>
          <w:rStyle w:val="hljs-tag"/>
        </w:rPr>
        <w:t>&lt;/</w:t>
      </w:r>
      <w:r>
        <w:rPr>
          <w:rStyle w:val="hljs-name"/>
        </w:rPr>
        <w:t>PropertyGroup</w:t>
      </w:r>
      <w:r>
        <w:rPr>
          <w:rStyle w:val="hljs-tag"/>
        </w:rPr>
        <w:t>&gt;</w:t>
      </w:r>
    </w:p>
    <w:p w:rsidR="001E7B75" w:rsidRDefault="001E7B75" w:rsidP="001E7B75">
      <w:pPr>
        <w:pStyle w:val="HTMLPreformatted"/>
        <w:rPr>
          <w:rStyle w:val="HTMLCode"/>
        </w:rPr>
      </w:pPr>
    </w:p>
    <w:p w:rsidR="001E7B75" w:rsidRDefault="001E7B75" w:rsidP="001E7B75">
      <w:pPr>
        <w:pStyle w:val="HTMLPreformatted"/>
        <w:rPr>
          <w:rStyle w:val="HTMLCode"/>
        </w:rPr>
      </w:pPr>
      <w:r>
        <w:rPr>
          <w:rStyle w:val="HTMLCode"/>
        </w:rPr>
        <w:t xml:space="preserve">  </w:t>
      </w:r>
      <w:r>
        <w:rPr>
          <w:rStyle w:val="hljs-tag"/>
        </w:rPr>
        <w:t>&lt;</w:t>
      </w:r>
      <w:r>
        <w:rPr>
          <w:rStyle w:val="hljs-name"/>
        </w:rPr>
        <w:t>ItemGroup</w:t>
      </w:r>
      <w:r>
        <w:rPr>
          <w:rStyle w:val="hljs-tag"/>
        </w:rPr>
        <w:t>&gt;</w:t>
      </w:r>
    </w:p>
    <w:p w:rsidR="001E7B75" w:rsidRDefault="001E7B75" w:rsidP="001E7B75">
      <w:pPr>
        <w:pStyle w:val="HTMLPreformatted"/>
        <w:rPr>
          <w:rStyle w:val="HTMLCode"/>
        </w:rPr>
      </w:pPr>
      <w:r>
        <w:rPr>
          <w:rStyle w:val="HTMLCode"/>
        </w:rPr>
        <w:t xml:space="preserve">    </w:t>
      </w:r>
      <w:r>
        <w:rPr>
          <w:rStyle w:val="hljs-tag"/>
        </w:rPr>
        <w:t>&lt;</w:t>
      </w:r>
      <w:r>
        <w:rPr>
          <w:rStyle w:val="hljs-name"/>
        </w:rPr>
        <w:t>Folder</w:t>
      </w:r>
      <w:r>
        <w:rPr>
          <w:rStyle w:val="hljs-tag"/>
        </w:rPr>
        <w:t xml:space="preserve"> </w:t>
      </w:r>
      <w:r>
        <w:rPr>
          <w:rStyle w:val="hljs-attr"/>
        </w:rPr>
        <w:t>Include</w:t>
      </w:r>
      <w:r>
        <w:rPr>
          <w:rStyle w:val="hljs-tag"/>
        </w:rPr>
        <w:t>=</w:t>
      </w:r>
      <w:r>
        <w:rPr>
          <w:rStyle w:val="hljs-string"/>
        </w:rPr>
        <w:t>"wwwroot\"</w:t>
      </w:r>
      <w:r>
        <w:rPr>
          <w:rStyle w:val="hljs-tag"/>
        </w:rPr>
        <w:t xml:space="preserve"> /&gt;</w:t>
      </w:r>
    </w:p>
    <w:p w:rsidR="001E7B75" w:rsidRDefault="001E7B75" w:rsidP="001E7B75">
      <w:pPr>
        <w:pStyle w:val="HTMLPreformatted"/>
        <w:rPr>
          <w:rStyle w:val="HTMLCode"/>
        </w:rPr>
      </w:pPr>
      <w:r>
        <w:rPr>
          <w:rStyle w:val="HTMLCode"/>
        </w:rPr>
        <w:t xml:space="preserve">  </w:t>
      </w:r>
      <w:r>
        <w:rPr>
          <w:rStyle w:val="hljs-tag"/>
        </w:rPr>
        <w:t>&lt;/</w:t>
      </w:r>
      <w:r>
        <w:rPr>
          <w:rStyle w:val="hljs-name"/>
        </w:rPr>
        <w:t>ItemGroup</w:t>
      </w:r>
      <w:r>
        <w:rPr>
          <w:rStyle w:val="hljs-tag"/>
        </w:rPr>
        <w:t>&gt;</w:t>
      </w:r>
    </w:p>
    <w:p w:rsidR="001E7B75" w:rsidRDefault="001E7B75" w:rsidP="001E7B75">
      <w:pPr>
        <w:pStyle w:val="HTMLPreformatted"/>
        <w:rPr>
          <w:rStyle w:val="HTMLCode"/>
        </w:rPr>
      </w:pPr>
      <w:r>
        <w:rPr>
          <w:rStyle w:val="HTMLCode"/>
        </w:rPr>
        <w:t xml:space="preserve">  </w:t>
      </w:r>
    </w:p>
    <w:p w:rsidR="001E7B75" w:rsidRDefault="001E7B75" w:rsidP="001E7B75">
      <w:pPr>
        <w:pStyle w:val="HTMLPreformatted"/>
        <w:rPr>
          <w:rStyle w:val="HTMLCode"/>
        </w:rPr>
      </w:pPr>
      <w:r>
        <w:rPr>
          <w:rStyle w:val="HTMLCode"/>
        </w:rPr>
        <w:t xml:space="preserve">  </w:t>
      </w:r>
      <w:r>
        <w:rPr>
          <w:rStyle w:val="hljs-tag"/>
        </w:rPr>
        <w:t>&lt;</w:t>
      </w:r>
      <w:r>
        <w:rPr>
          <w:rStyle w:val="hljs-name"/>
        </w:rPr>
        <w:t>ItemGroup</w:t>
      </w:r>
      <w:r>
        <w:rPr>
          <w:rStyle w:val="hljs-tag"/>
        </w:rPr>
        <w:t>&gt;</w:t>
      </w:r>
    </w:p>
    <w:p w:rsidR="001E7B75" w:rsidRDefault="001E7B75" w:rsidP="001E7B75">
      <w:pPr>
        <w:pStyle w:val="HTMLPreformatted"/>
        <w:rPr>
          <w:rStyle w:val="HTMLCode"/>
        </w:rPr>
      </w:pPr>
      <w:r>
        <w:rPr>
          <w:rStyle w:val="HTMLCode"/>
        </w:rPr>
        <w:t xml:space="preserve">    </w:t>
      </w:r>
      <w:r>
        <w:rPr>
          <w:rStyle w:val="hljs-tag"/>
        </w:rPr>
        <w:t>&lt;</w:t>
      </w:r>
      <w:r>
        <w:rPr>
          <w:rStyle w:val="hljs-name"/>
        </w:rPr>
        <w:t>PackageReference</w:t>
      </w:r>
      <w:r>
        <w:rPr>
          <w:rStyle w:val="hljs-tag"/>
        </w:rPr>
        <w:t xml:space="preserve"> </w:t>
      </w:r>
      <w:r>
        <w:rPr>
          <w:rStyle w:val="hljs-attr"/>
        </w:rPr>
        <w:t>Include</w:t>
      </w:r>
      <w:r>
        <w:rPr>
          <w:rStyle w:val="hljs-tag"/>
        </w:rPr>
        <w:t>=</w:t>
      </w:r>
      <w:r>
        <w:rPr>
          <w:rStyle w:val="hljs-string"/>
        </w:rPr>
        <w:t>"Microsoft.AspNetCore"</w:t>
      </w:r>
      <w:r>
        <w:rPr>
          <w:rStyle w:val="hljs-tag"/>
        </w:rPr>
        <w:t xml:space="preserve"> </w:t>
      </w:r>
      <w:r>
        <w:rPr>
          <w:rStyle w:val="hljs-attr"/>
        </w:rPr>
        <w:t>Version</w:t>
      </w:r>
      <w:r>
        <w:rPr>
          <w:rStyle w:val="hljs-tag"/>
        </w:rPr>
        <w:t>=</w:t>
      </w:r>
      <w:r>
        <w:rPr>
          <w:rStyle w:val="hljs-string"/>
        </w:rPr>
        <w:t>"1.1.1"</w:t>
      </w:r>
      <w:r>
        <w:rPr>
          <w:rStyle w:val="hljs-tag"/>
        </w:rPr>
        <w:t xml:space="preserve"> /&gt;</w:t>
      </w:r>
    </w:p>
    <w:p w:rsidR="001E7B75" w:rsidRDefault="001E7B75" w:rsidP="001E7B75">
      <w:pPr>
        <w:pStyle w:val="HTMLPreformatted"/>
        <w:rPr>
          <w:rStyle w:val="HTMLCode"/>
        </w:rPr>
      </w:pPr>
      <w:r>
        <w:rPr>
          <w:rStyle w:val="HTMLCode"/>
        </w:rPr>
        <w:t xml:space="preserve">    </w:t>
      </w:r>
      <w:r>
        <w:rPr>
          <w:rStyle w:val="hljs-tag"/>
        </w:rPr>
        <w:t>&lt;</w:t>
      </w:r>
      <w:r>
        <w:rPr>
          <w:rStyle w:val="hljs-name"/>
        </w:rPr>
        <w:t>PackageReference</w:t>
      </w:r>
      <w:r>
        <w:rPr>
          <w:rStyle w:val="hljs-tag"/>
        </w:rPr>
        <w:t xml:space="preserve"> </w:t>
      </w:r>
      <w:r>
        <w:rPr>
          <w:rStyle w:val="hljs-attr"/>
        </w:rPr>
        <w:t>Include</w:t>
      </w:r>
      <w:r>
        <w:rPr>
          <w:rStyle w:val="hljs-tag"/>
        </w:rPr>
        <w:t>=</w:t>
      </w:r>
      <w:r>
        <w:rPr>
          <w:rStyle w:val="hljs-string"/>
        </w:rPr>
        <w:t>"Microsoft.Extensions.Configuration.UserSecrets"</w:t>
      </w:r>
      <w:r>
        <w:rPr>
          <w:rStyle w:val="hljs-tag"/>
        </w:rPr>
        <w:t xml:space="preserve"> </w:t>
      </w:r>
      <w:r>
        <w:rPr>
          <w:rStyle w:val="hljs-attr"/>
        </w:rPr>
        <w:t>Version</w:t>
      </w:r>
      <w:r>
        <w:rPr>
          <w:rStyle w:val="hljs-tag"/>
        </w:rPr>
        <w:t>=</w:t>
      </w:r>
      <w:r>
        <w:rPr>
          <w:rStyle w:val="hljs-string"/>
        </w:rPr>
        <w:t>"1.1.1"</w:t>
      </w:r>
      <w:r>
        <w:rPr>
          <w:rStyle w:val="hljs-tag"/>
        </w:rPr>
        <w:t xml:space="preserve"> /&gt;</w:t>
      </w:r>
    </w:p>
    <w:p w:rsidR="001E7B75" w:rsidRDefault="001E7B75" w:rsidP="001E7B75">
      <w:pPr>
        <w:pStyle w:val="HTMLPreformatted"/>
        <w:rPr>
          <w:rStyle w:val="HTMLCode"/>
        </w:rPr>
      </w:pPr>
      <w:r>
        <w:rPr>
          <w:rStyle w:val="HTMLCode"/>
        </w:rPr>
        <w:t xml:space="preserve">  </w:t>
      </w:r>
      <w:r>
        <w:rPr>
          <w:rStyle w:val="hljs-tag"/>
        </w:rPr>
        <w:t>&lt;/</w:t>
      </w:r>
      <w:r>
        <w:rPr>
          <w:rStyle w:val="hljs-name"/>
        </w:rPr>
        <w:t>ItemGroup</w:t>
      </w:r>
      <w:r>
        <w:rPr>
          <w:rStyle w:val="hljs-tag"/>
        </w:rPr>
        <w:t>&gt;</w:t>
      </w:r>
    </w:p>
    <w:p w:rsidR="001E7B75" w:rsidRDefault="001E7B75" w:rsidP="001E7B75">
      <w:pPr>
        <w:pStyle w:val="HTMLPreformatted"/>
        <w:rPr>
          <w:rStyle w:val="HTMLCode"/>
        </w:rPr>
      </w:pPr>
    </w:p>
    <w:p w:rsidR="001E7B75" w:rsidRDefault="001E7B75" w:rsidP="001E7B75">
      <w:pPr>
        <w:pStyle w:val="HTMLPreformatted"/>
        <w:rPr>
          <w:rStyle w:val="HTMLCode"/>
        </w:rPr>
      </w:pPr>
      <w:r>
        <w:rPr>
          <w:rStyle w:val="HTMLCode"/>
        </w:rPr>
        <w:t xml:space="preserve">  </w:t>
      </w:r>
      <w:r>
        <w:rPr>
          <w:rStyle w:val="hljs-tag"/>
        </w:rPr>
        <w:t>&lt;</w:t>
      </w:r>
      <w:r>
        <w:rPr>
          <w:rStyle w:val="hljs-name"/>
        </w:rPr>
        <w:t>ItemGroup</w:t>
      </w:r>
      <w:r>
        <w:rPr>
          <w:rStyle w:val="hljs-tag"/>
        </w:rPr>
        <w:t>&gt;</w:t>
      </w:r>
    </w:p>
    <w:p w:rsidR="001E7B75" w:rsidRDefault="001E7B75" w:rsidP="001E7B75">
      <w:pPr>
        <w:pStyle w:val="HTMLPreformatted"/>
        <w:rPr>
          <w:rStyle w:val="HTMLCode"/>
        </w:rPr>
      </w:pPr>
      <w:r>
        <w:rPr>
          <w:rStyle w:val="line-highlight"/>
        </w:rPr>
        <w:t xml:space="preserve">    </w:t>
      </w:r>
      <w:r>
        <w:rPr>
          <w:rStyle w:val="hljs-tag"/>
        </w:rPr>
        <w:t>&lt;</w:t>
      </w:r>
      <w:r>
        <w:rPr>
          <w:rStyle w:val="hljs-name"/>
        </w:rPr>
        <w:t>DotNetCliToolReference</w:t>
      </w:r>
      <w:r>
        <w:rPr>
          <w:rStyle w:val="hljs-tag"/>
        </w:rPr>
        <w:t xml:space="preserve"> </w:t>
      </w:r>
      <w:r>
        <w:rPr>
          <w:rStyle w:val="hljs-attr"/>
        </w:rPr>
        <w:t>Include</w:t>
      </w:r>
      <w:r>
        <w:rPr>
          <w:rStyle w:val="hljs-tag"/>
        </w:rPr>
        <w:t>=</w:t>
      </w:r>
      <w:r>
        <w:rPr>
          <w:rStyle w:val="hljs-string"/>
        </w:rPr>
        <w:t>"Microsoft.Extensions.SecretManager.Tools"</w:t>
      </w:r>
      <w:r>
        <w:rPr>
          <w:rStyle w:val="hljs-tag"/>
        </w:rPr>
        <w:t xml:space="preserve"> </w:t>
      </w:r>
      <w:r>
        <w:rPr>
          <w:rStyle w:val="hljs-attr"/>
        </w:rPr>
        <w:t>Version</w:t>
      </w:r>
      <w:r>
        <w:rPr>
          <w:rStyle w:val="hljs-tag"/>
        </w:rPr>
        <w:t>=</w:t>
      </w:r>
      <w:r>
        <w:rPr>
          <w:rStyle w:val="hljs-string"/>
        </w:rPr>
        <w:t>"1.0.1"</w:t>
      </w:r>
      <w:r>
        <w:rPr>
          <w:rStyle w:val="hljs-tag"/>
        </w:rPr>
        <w:t xml:space="preserve"> /&gt;</w:t>
      </w:r>
    </w:p>
    <w:p w:rsidR="001E7B75" w:rsidRDefault="001E7B75" w:rsidP="001E7B75">
      <w:pPr>
        <w:pStyle w:val="HTMLPreformatted"/>
        <w:rPr>
          <w:rStyle w:val="HTMLCode"/>
        </w:rPr>
      </w:pPr>
      <w:r>
        <w:rPr>
          <w:rStyle w:val="HTMLCode"/>
        </w:rPr>
        <w:t xml:space="preserve">  </w:t>
      </w:r>
      <w:r>
        <w:rPr>
          <w:rStyle w:val="hljs-tag"/>
        </w:rPr>
        <w:t>&lt;/</w:t>
      </w:r>
      <w:r>
        <w:rPr>
          <w:rStyle w:val="hljs-name"/>
        </w:rPr>
        <w:t>ItemGroup</w:t>
      </w:r>
      <w:r>
        <w:rPr>
          <w:rStyle w:val="hljs-tag"/>
        </w:rPr>
        <w:t>&gt;</w:t>
      </w:r>
    </w:p>
    <w:p w:rsidR="001E7B75" w:rsidRDefault="001E7B75" w:rsidP="001E7B75">
      <w:pPr>
        <w:pStyle w:val="HTMLPreformatted"/>
        <w:rPr>
          <w:rStyle w:val="HTMLCode"/>
        </w:rPr>
      </w:pPr>
      <w:r>
        <w:rPr>
          <w:rStyle w:val="hljs-tag"/>
        </w:rPr>
        <w:t>&lt;/</w:t>
      </w:r>
      <w:r>
        <w:rPr>
          <w:rStyle w:val="hljs-name"/>
        </w:rPr>
        <w:t>Project</w:t>
      </w:r>
      <w:r>
        <w:rPr>
          <w:rStyle w:val="hljs-tag"/>
        </w:rPr>
        <w:t>&gt;</w:t>
      </w:r>
    </w:p>
    <w:p w:rsidR="001E7B75" w:rsidRDefault="001E7B75" w:rsidP="001E7B75">
      <w:pPr>
        <w:pStyle w:val="lf-text-block"/>
      </w:pPr>
      <w:r>
        <w:t xml:space="preserve">Right-click the project in Solution Explorer, and select </w:t>
      </w:r>
      <w:r>
        <w:rPr>
          <w:rStyle w:val="Strong"/>
        </w:rPr>
        <w:t>Manage User Secrets</w:t>
      </w:r>
      <w:r>
        <w:t xml:space="preserve"> from the context menu. This gesture adds a new </w:t>
      </w:r>
      <w:r>
        <w:rPr>
          <w:rStyle w:val="HTMLCode"/>
        </w:rPr>
        <w:t>UserSecretsId</w:t>
      </w:r>
      <w:r>
        <w:t xml:space="preserve"> node within a </w:t>
      </w:r>
      <w:r>
        <w:rPr>
          <w:rStyle w:val="HTMLCode"/>
        </w:rPr>
        <w:t>PropertyGroup</w:t>
      </w:r>
      <w:r>
        <w:t xml:space="preserve"> of the </w:t>
      </w:r>
      <w:r>
        <w:rPr>
          <w:rStyle w:val="Emphasis"/>
        </w:rPr>
        <w:t>.csproj</w:t>
      </w:r>
      <w:r>
        <w:t xml:space="preserve"> file. It also opens a </w:t>
      </w:r>
      <w:r>
        <w:rPr>
          <w:rStyle w:val="HTMLCode"/>
        </w:rPr>
        <w:t>secrets.json</w:t>
      </w:r>
      <w:r>
        <w:t xml:space="preserve"> file in the text editor.</w:t>
      </w:r>
      <w:r>
        <w:rPr>
          <w:rStyle w:val="lf-thread-btn"/>
        </w:rPr>
        <w:t xml:space="preserve"> </w:t>
      </w:r>
    </w:p>
    <w:p w:rsidR="001E7B75" w:rsidRDefault="001E7B75" w:rsidP="001E7B75">
      <w:pPr>
        <w:pStyle w:val="lf-text-block"/>
      </w:pPr>
      <w:r>
        <w:t xml:space="preserve">Add the following to </w:t>
      </w:r>
      <w:r>
        <w:rPr>
          <w:rStyle w:val="HTMLCode"/>
        </w:rPr>
        <w:t>secrets.json</w:t>
      </w:r>
      <w:r>
        <w:t>:</w:t>
      </w:r>
      <w:r>
        <w:rPr>
          <w:rStyle w:val="lf-thread-btn"/>
        </w:rPr>
        <w:t xml:space="preserve"> </w:t>
      </w:r>
    </w:p>
    <w:p w:rsidR="001E7B75" w:rsidRDefault="001E7B75" w:rsidP="001E7B75">
      <w:r>
        <w:rPr>
          <w:rStyle w:val="language"/>
        </w:rPr>
        <w:t>JSON</w:t>
      </w:r>
    </w:p>
    <w:p w:rsidR="001E7B75" w:rsidRDefault="001E7B75" w:rsidP="001E7B75">
      <w:pPr>
        <w:pStyle w:val="HTMLPreformatted"/>
        <w:rPr>
          <w:rStyle w:val="HTMLCode"/>
        </w:rPr>
      </w:pPr>
      <w:r>
        <w:rPr>
          <w:rStyle w:val="HTMLCode"/>
        </w:rPr>
        <w:t>{</w:t>
      </w:r>
    </w:p>
    <w:p w:rsidR="001E7B75" w:rsidRDefault="001E7B75" w:rsidP="001E7B75">
      <w:pPr>
        <w:pStyle w:val="HTMLPreformatted"/>
        <w:rPr>
          <w:rStyle w:val="HTMLCode"/>
        </w:rPr>
      </w:pPr>
      <w:r>
        <w:rPr>
          <w:rStyle w:val="HTMLCode"/>
        </w:rPr>
        <w:t xml:space="preserve">    </w:t>
      </w:r>
      <w:r>
        <w:rPr>
          <w:rStyle w:val="hljs-attr"/>
        </w:rPr>
        <w:t>"MySecret"</w:t>
      </w:r>
      <w:r>
        <w:rPr>
          <w:rStyle w:val="HTMLCode"/>
        </w:rPr>
        <w:t xml:space="preserve">: </w:t>
      </w:r>
      <w:r>
        <w:rPr>
          <w:rStyle w:val="hljs-string"/>
        </w:rPr>
        <w:t>"ValueOfMySecret"</w:t>
      </w:r>
    </w:p>
    <w:p w:rsidR="001E7B75" w:rsidRDefault="001E7B75" w:rsidP="001E7B75">
      <w:pPr>
        <w:pStyle w:val="HTMLPreformatted"/>
        <w:rPr>
          <w:rStyle w:val="HTMLCode"/>
        </w:rPr>
      </w:pPr>
      <w:r>
        <w:rPr>
          <w:rStyle w:val="HTMLCode"/>
        </w:rPr>
        <w:t>}</w:t>
      </w:r>
    </w:p>
    <w:p w:rsidR="001E7B75" w:rsidRDefault="001E7B75" w:rsidP="001E7B75">
      <w:pPr>
        <w:pStyle w:val="Heading3"/>
      </w:pPr>
      <w:r>
        <w:t>Visual Studio 2015: Installing the Secret Manager tool</w:t>
      </w:r>
    </w:p>
    <w:p w:rsidR="001E7B75" w:rsidRDefault="001E7B75" w:rsidP="001E7B75">
      <w:pPr>
        <w:pStyle w:val="lf-text-block"/>
      </w:pPr>
      <w:r>
        <w:t xml:space="preserve">Open the project's </w:t>
      </w:r>
      <w:r>
        <w:rPr>
          <w:rStyle w:val="HTMLCode"/>
        </w:rPr>
        <w:t>project.json</w:t>
      </w:r>
      <w:r>
        <w:t xml:space="preserve"> file. Add a reference to </w:t>
      </w:r>
      <w:r>
        <w:rPr>
          <w:rStyle w:val="HTMLCode"/>
        </w:rPr>
        <w:t>Microsoft.Extensions.SecretManager.Tools</w:t>
      </w:r>
      <w:r>
        <w:t xml:space="preserve"> within the </w:t>
      </w:r>
      <w:r>
        <w:rPr>
          <w:rStyle w:val="HTMLCode"/>
        </w:rPr>
        <w:t>tools</w:t>
      </w:r>
      <w:r>
        <w:t xml:space="preserve"> property, and save to restore the associated NuGet package:</w:t>
      </w:r>
    </w:p>
    <w:p w:rsidR="001E7B75" w:rsidRDefault="001E7B75" w:rsidP="001E7B75">
      <w:r>
        <w:rPr>
          <w:rStyle w:val="language"/>
        </w:rPr>
        <w:t>JSON</w:t>
      </w:r>
    </w:p>
    <w:p w:rsidR="001E7B75" w:rsidRDefault="001E7B75" w:rsidP="001E7B75">
      <w:pPr>
        <w:pStyle w:val="HTMLPreformatted"/>
        <w:rPr>
          <w:rStyle w:val="HTMLCode"/>
        </w:rPr>
      </w:pPr>
      <w:r>
        <w:rPr>
          <w:rStyle w:val="hljs-string"/>
        </w:rPr>
        <w:t>"tools"</w:t>
      </w:r>
      <w:r>
        <w:rPr>
          <w:rStyle w:val="HTMLCode"/>
        </w:rPr>
        <w:t>: {</w:t>
      </w:r>
    </w:p>
    <w:p w:rsidR="001E7B75" w:rsidRDefault="001E7B75" w:rsidP="001E7B75">
      <w:pPr>
        <w:pStyle w:val="HTMLPreformatted"/>
        <w:rPr>
          <w:rStyle w:val="HTMLCode"/>
        </w:rPr>
      </w:pPr>
      <w:r>
        <w:rPr>
          <w:rStyle w:val="HTMLCode"/>
        </w:rPr>
        <w:t xml:space="preserve">    </w:t>
      </w:r>
      <w:r>
        <w:rPr>
          <w:rStyle w:val="hljs-attr"/>
        </w:rPr>
        <w:t>"Microsoft.Extensions.SecretManager.Tools"</w:t>
      </w:r>
      <w:r>
        <w:rPr>
          <w:rStyle w:val="HTMLCode"/>
        </w:rPr>
        <w:t xml:space="preserve">: </w:t>
      </w:r>
      <w:r>
        <w:rPr>
          <w:rStyle w:val="hljs-string"/>
        </w:rPr>
        <w:t>"1.0.0-preview2-final"</w:t>
      </w:r>
      <w:r>
        <w:rPr>
          <w:rStyle w:val="HTMLCode"/>
        </w:rPr>
        <w:t>,</w:t>
      </w:r>
    </w:p>
    <w:p w:rsidR="001E7B75" w:rsidRDefault="001E7B75" w:rsidP="001E7B75">
      <w:pPr>
        <w:pStyle w:val="HTMLPreformatted"/>
        <w:rPr>
          <w:rStyle w:val="HTMLCode"/>
        </w:rPr>
      </w:pPr>
      <w:r>
        <w:rPr>
          <w:rStyle w:val="HTMLCode"/>
        </w:rPr>
        <w:t xml:space="preserve">    </w:t>
      </w:r>
      <w:r>
        <w:rPr>
          <w:rStyle w:val="hljs-attr"/>
        </w:rPr>
        <w:t>"Microsoft.AspNetCore.Server.IISIntegration.Tools"</w:t>
      </w:r>
      <w:r>
        <w:rPr>
          <w:rStyle w:val="HTMLCode"/>
        </w:rPr>
        <w:t xml:space="preserve">: </w:t>
      </w:r>
      <w:r>
        <w:rPr>
          <w:rStyle w:val="hljs-string"/>
        </w:rPr>
        <w:t>"1.0.0-preview2-final"</w:t>
      </w:r>
    </w:p>
    <w:p w:rsidR="001E7B75" w:rsidRDefault="001E7B75" w:rsidP="001E7B75">
      <w:pPr>
        <w:pStyle w:val="HTMLPreformatted"/>
        <w:rPr>
          <w:rStyle w:val="HTMLCode"/>
        </w:rPr>
      </w:pPr>
      <w:r>
        <w:rPr>
          <w:rStyle w:val="HTMLCode"/>
        </w:rPr>
        <w:t>},</w:t>
      </w:r>
    </w:p>
    <w:p w:rsidR="001E7B75" w:rsidRDefault="001E7B75" w:rsidP="001E7B75">
      <w:pPr>
        <w:pStyle w:val="lf-text-block"/>
      </w:pPr>
      <w:r>
        <w:t xml:space="preserve">Right-click the project in Solution Explorer, and select </w:t>
      </w:r>
      <w:r>
        <w:rPr>
          <w:rStyle w:val="Strong"/>
        </w:rPr>
        <w:t>Manage User Secrets</w:t>
      </w:r>
      <w:r>
        <w:t xml:space="preserve"> from the context menu. This gesture adds a new </w:t>
      </w:r>
      <w:r>
        <w:rPr>
          <w:rStyle w:val="HTMLCode"/>
        </w:rPr>
        <w:t>userSecretsId</w:t>
      </w:r>
      <w:r>
        <w:t xml:space="preserve"> property to </w:t>
      </w:r>
      <w:r>
        <w:rPr>
          <w:rStyle w:val="HTMLCode"/>
        </w:rPr>
        <w:t>project.json</w:t>
      </w:r>
      <w:r>
        <w:t xml:space="preserve">. It also opens a </w:t>
      </w:r>
      <w:r>
        <w:rPr>
          <w:rStyle w:val="HTMLCode"/>
        </w:rPr>
        <w:t>secrets.json</w:t>
      </w:r>
      <w:r>
        <w:t xml:space="preserve"> file in the text editor.</w:t>
      </w:r>
      <w:r>
        <w:rPr>
          <w:rStyle w:val="lf-thread-btn"/>
        </w:rPr>
        <w:t xml:space="preserve"> </w:t>
      </w:r>
    </w:p>
    <w:p w:rsidR="001E7B75" w:rsidRDefault="001E7B75" w:rsidP="001E7B75">
      <w:pPr>
        <w:pStyle w:val="lf-text-block"/>
      </w:pPr>
      <w:r>
        <w:t xml:space="preserve">Add the following to </w:t>
      </w:r>
      <w:r>
        <w:rPr>
          <w:rStyle w:val="HTMLCode"/>
        </w:rPr>
        <w:t>secrets.json</w:t>
      </w:r>
      <w:r>
        <w:t>:</w:t>
      </w:r>
      <w:r>
        <w:rPr>
          <w:rStyle w:val="lf-thread-btn"/>
        </w:rPr>
        <w:t xml:space="preserve"> </w:t>
      </w:r>
    </w:p>
    <w:p w:rsidR="001E7B75" w:rsidRDefault="001E7B75" w:rsidP="001E7B75">
      <w:r>
        <w:rPr>
          <w:rStyle w:val="language"/>
        </w:rPr>
        <w:t>JSON</w:t>
      </w:r>
    </w:p>
    <w:p w:rsidR="001E7B75" w:rsidRDefault="001E7B75" w:rsidP="001E7B75">
      <w:pPr>
        <w:pStyle w:val="HTMLPreformatted"/>
        <w:rPr>
          <w:rStyle w:val="HTMLCode"/>
        </w:rPr>
      </w:pPr>
      <w:r>
        <w:rPr>
          <w:rStyle w:val="HTMLCode"/>
        </w:rPr>
        <w:t>{</w:t>
      </w:r>
    </w:p>
    <w:p w:rsidR="001E7B75" w:rsidRDefault="001E7B75" w:rsidP="001E7B75">
      <w:pPr>
        <w:pStyle w:val="HTMLPreformatted"/>
        <w:rPr>
          <w:rStyle w:val="HTMLCode"/>
        </w:rPr>
      </w:pPr>
      <w:r>
        <w:rPr>
          <w:rStyle w:val="HTMLCode"/>
        </w:rPr>
        <w:t xml:space="preserve">    </w:t>
      </w:r>
      <w:r>
        <w:rPr>
          <w:rStyle w:val="hljs-attr"/>
        </w:rPr>
        <w:t>"MySecret"</w:t>
      </w:r>
      <w:r>
        <w:rPr>
          <w:rStyle w:val="HTMLCode"/>
        </w:rPr>
        <w:t xml:space="preserve">: </w:t>
      </w:r>
      <w:r>
        <w:rPr>
          <w:rStyle w:val="hljs-string"/>
        </w:rPr>
        <w:t>"ValueOfMySecret"</w:t>
      </w:r>
    </w:p>
    <w:p w:rsidR="001E7B75" w:rsidRDefault="001E7B75" w:rsidP="001E7B75">
      <w:pPr>
        <w:pStyle w:val="HTMLPreformatted"/>
        <w:rPr>
          <w:rStyle w:val="HTMLCode"/>
        </w:rPr>
      </w:pPr>
      <w:r>
        <w:rPr>
          <w:rStyle w:val="HTMLCode"/>
        </w:rPr>
        <w:t>}</w:t>
      </w:r>
    </w:p>
    <w:p w:rsidR="001E7B75" w:rsidRDefault="001E7B75" w:rsidP="001E7B75">
      <w:pPr>
        <w:pStyle w:val="Heading3"/>
      </w:pPr>
      <w:r>
        <w:lastRenderedPageBreak/>
        <w:t>Visual Studio Code or Command Line: Installing the Secret Manager tool</w:t>
      </w:r>
    </w:p>
    <w:p w:rsidR="001E7B75" w:rsidRDefault="001E7B75" w:rsidP="001E7B75">
      <w:pPr>
        <w:pStyle w:val="lf-text-block"/>
      </w:pPr>
      <w:r>
        <w:t xml:space="preserve">Add </w:t>
      </w:r>
      <w:r>
        <w:rPr>
          <w:rStyle w:val="HTMLCode"/>
        </w:rPr>
        <w:t>Microsoft.Extensions.SecretManager.Tools</w:t>
      </w:r>
      <w:r>
        <w:t xml:space="preserve"> to the </w:t>
      </w:r>
      <w:r>
        <w:rPr>
          <w:rStyle w:val="Emphasis"/>
        </w:rPr>
        <w:t>.csproj</w:t>
      </w:r>
      <w:r>
        <w:t xml:space="preserve"> file and run </w:t>
      </w:r>
      <w:r>
        <w:rPr>
          <w:rStyle w:val="HTMLCode"/>
        </w:rPr>
        <w:t>dotnet restore</w:t>
      </w:r>
      <w:r>
        <w:t>.</w:t>
      </w:r>
      <w:r>
        <w:rPr>
          <w:rStyle w:val="lf-thread-btn"/>
        </w:rPr>
        <w:t xml:space="preserve"> </w:t>
      </w:r>
    </w:p>
    <w:p w:rsidR="001E7B75" w:rsidRDefault="001E7B75" w:rsidP="001E7B75">
      <w:r>
        <w:rPr>
          <w:rStyle w:val="language"/>
        </w:rPr>
        <w:t>XML</w:t>
      </w:r>
    </w:p>
    <w:p w:rsidR="001E7B75" w:rsidRDefault="001E7B75" w:rsidP="001E7B75">
      <w:pPr>
        <w:pStyle w:val="HTMLPreformatted"/>
        <w:rPr>
          <w:rStyle w:val="HTMLCode"/>
        </w:rPr>
      </w:pPr>
      <w:r>
        <w:rPr>
          <w:rStyle w:val="hljs-tag"/>
        </w:rPr>
        <w:t>&lt;</w:t>
      </w:r>
      <w:r>
        <w:rPr>
          <w:rStyle w:val="hljs-name"/>
        </w:rPr>
        <w:t>Project</w:t>
      </w:r>
      <w:r>
        <w:rPr>
          <w:rStyle w:val="hljs-tag"/>
        </w:rPr>
        <w:t xml:space="preserve"> </w:t>
      </w:r>
      <w:r>
        <w:rPr>
          <w:rStyle w:val="hljs-attr"/>
        </w:rPr>
        <w:t>Sdk</w:t>
      </w:r>
      <w:r>
        <w:rPr>
          <w:rStyle w:val="hljs-tag"/>
        </w:rPr>
        <w:t>=</w:t>
      </w:r>
      <w:r>
        <w:rPr>
          <w:rStyle w:val="hljs-string"/>
        </w:rPr>
        <w:t>"Microsoft.NET.Sdk.Web"</w:t>
      </w:r>
      <w:r>
        <w:rPr>
          <w:rStyle w:val="hljs-tag"/>
        </w:rPr>
        <w:t>&gt;</w:t>
      </w:r>
    </w:p>
    <w:p w:rsidR="001E7B75" w:rsidRDefault="001E7B75" w:rsidP="001E7B75">
      <w:pPr>
        <w:pStyle w:val="HTMLPreformatted"/>
        <w:rPr>
          <w:rStyle w:val="HTMLCode"/>
        </w:rPr>
      </w:pPr>
    </w:p>
    <w:p w:rsidR="001E7B75" w:rsidRDefault="001E7B75" w:rsidP="001E7B75">
      <w:pPr>
        <w:pStyle w:val="HTMLPreformatted"/>
        <w:rPr>
          <w:rStyle w:val="HTMLCode"/>
        </w:rPr>
      </w:pPr>
      <w:r>
        <w:rPr>
          <w:rStyle w:val="HTMLCode"/>
        </w:rPr>
        <w:t xml:space="preserve">  </w:t>
      </w:r>
      <w:r>
        <w:rPr>
          <w:rStyle w:val="hljs-tag"/>
        </w:rPr>
        <w:t>&lt;</w:t>
      </w:r>
      <w:r>
        <w:rPr>
          <w:rStyle w:val="hljs-name"/>
        </w:rPr>
        <w:t>PropertyGroup</w:t>
      </w:r>
      <w:r>
        <w:rPr>
          <w:rStyle w:val="hljs-tag"/>
        </w:rPr>
        <w:t>&gt;</w:t>
      </w:r>
    </w:p>
    <w:p w:rsidR="001E7B75" w:rsidRDefault="001E7B75" w:rsidP="001E7B75">
      <w:pPr>
        <w:pStyle w:val="HTMLPreformatted"/>
        <w:rPr>
          <w:rStyle w:val="HTMLCode"/>
        </w:rPr>
      </w:pPr>
      <w:r>
        <w:rPr>
          <w:rStyle w:val="HTMLCode"/>
        </w:rPr>
        <w:t xml:space="preserve">    </w:t>
      </w:r>
      <w:r>
        <w:rPr>
          <w:rStyle w:val="hljs-tag"/>
        </w:rPr>
        <w:t>&lt;</w:t>
      </w:r>
      <w:r>
        <w:rPr>
          <w:rStyle w:val="hljs-name"/>
        </w:rPr>
        <w:t>TargetFramework</w:t>
      </w:r>
      <w:r>
        <w:rPr>
          <w:rStyle w:val="hljs-tag"/>
        </w:rPr>
        <w:t>&gt;</w:t>
      </w:r>
      <w:r>
        <w:rPr>
          <w:rStyle w:val="HTMLCode"/>
        </w:rPr>
        <w:t>netcoreapp1.1</w:t>
      </w:r>
      <w:r>
        <w:rPr>
          <w:rStyle w:val="hljs-tag"/>
        </w:rPr>
        <w:t>&lt;/</w:t>
      </w:r>
      <w:r>
        <w:rPr>
          <w:rStyle w:val="hljs-name"/>
        </w:rPr>
        <w:t>TargetFramework</w:t>
      </w:r>
      <w:r>
        <w:rPr>
          <w:rStyle w:val="hljs-tag"/>
        </w:rPr>
        <w:t>&gt;</w:t>
      </w:r>
    </w:p>
    <w:p w:rsidR="001E7B75" w:rsidRDefault="001E7B75" w:rsidP="001E7B75">
      <w:pPr>
        <w:pStyle w:val="HTMLPreformatted"/>
        <w:rPr>
          <w:rStyle w:val="HTMLCode"/>
        </w:rPr>
      </w:pPr>
      <w:r>
        <w:rPr>
          <w:rStyle w:val="HTMLCode"/>
        </w:rPr>
        <w:t xml:space="preserve">  </w:t>
      </w:r>
      <w:r>
        <w:rPr>
          <w:rStyle w:val="hljs-tag"/>
        </w:rPr>
        <w:t>&lt;/</w:t>
      </w:r>
      <w:r>
        <w:rPr>
          <w:rStyle w:val="hljs-name"/>
        </w:rPr>
        <w:t>PropertyGroup</w:t>
      </w:r>
      <w:r>
        <w:rPr>
          <w:rStyle w:val="hljs-tag"/>
        </w:rPr>
        <w:t>&gt;</w:t>
      </w:r>
    </w:p>
    <w:p w:rsidR="001E7B75" w:rsidRDefault="001E7B75" w:rsidP="001E7B75">
      <w:pPr>
        <w:pStyle w:val="HTMLPreformatted"/>
        <w:rPr>
          <w:rStyle w:val="HTMLCode"/>
        </w:rPr>
      </w:pPr>
    </w:p>
    <w:p w:rsidR="001E7B75" w:rsidRDefault="001E7B75" w:rsidP="001E7B75">
      <w:pPr>
        <w:pStyle w:val="HTMLPreformatted"/>
        <w:rPr>
          <w:rStyle w:val="HTMLCode"/>
        </w:rPr>
      </w:pPr>
      <w:r>
        <w:rPr>
          <w:rStyle w:val="HTMLCode"/>
        </w:rPr>
        <w:t xml:space="preserve">  </w:t>
      </w:r>
      <w:r>
        <w:rPr>
          <w:rStyle w:val="hljs-tag"/>
        </w:rPr>
        <w:t>&lt;</w:t>
      </w:r>
      <w:r>
        <w:rPr>
          <w:rStyle w:val="hljs-name"/>
        </w:rPr>
        <w:t>PropertyGroup</w:t>
      </w:r>
      <w:r>
        <w:rPr>
          <w:rStyle w:val="hljs-tag"/>
        </w:rPr>
        <w:t>&gt;</w:t>
      </w:r>
    </w:p>
    <w:p w:rsidR="001E7B75" w:rsidRDefault="001E7B75" w:rsidP="001E7B75">
      <w:pPr>
        <w:pStyle w:val="HTMLPreformatted"/>
        <w:rPr>
          <w:rStyle w:val="HTMLCode"/>
        </w:rPr>
      </w:pPr>
      <w:r>
        <w:rPr>
          <w:rStyle w:val="HTMLCode"/>
        </w:rPr>
        <w:t xml:space="preserve">    </w:t>
      </w:r>
      <w:r>
        <w:rPr>
          <w:rStyle w:val="hljs-tag"/>
        </w:rPr>
        <w:t>&lt;</w:t>
      </w:r>
      <w:r>
        <w:rPr>
          <w:rStyle w:val="hljs-name"/>
        </w:rPr>
        <w:t>UserSecretsId</w:t>
      </w:r>
      <w:r>
        <w:rPr>
          <w:rStyle w:val="hljs-tag"/>
        </w:rPr>
        <w:t>&gt;</w:t>
      </w:r>
      <w:r>
        <w:rPr>
          <w:rStyle w:val="HTMLCode"/>
        </w:rPr>
        <w:t>My-USER-SECRET-ID-HERE-c23d27a4-eb88</w:t>
      </w:r>
      <w:r>
        <w:rPr>
          <w:rStyle w:val="hljs-tag"/>
        </w:rPr>
        <w:t>&lt;/</w:t>
      </w:r>
      <w:r>
        <w:rPr>
          <w:rStyle w:val="hljs-name"/>
        </w:rPr>
        <w:t>UserSecretsId</w:t>
      </w:r>
      <w:r>
        <w:rPr>
          <w:rStyle w:val="hljs-tag"/>
        </w:rPr>
        <w:t>&gt;</w:t>
      </w:r>
    </w:p>
    <w:p w:rsidR="001E7B75" w:rsidRDefault="001E7B75" w:rsidP="001E7B75">
      <w:pPr>
        <w:pStyle w:val="HTMLPreformatted"/>
        <w:rPr>
          <w:rStyle w:val="HTMLCode"/>
        </w:rPr>
      </w:pPr>
      <w:r>
        <w:rPr>
          <w:rStyle w:val="HTMLCode"/>
        </w:rPr>
        <w:t xml:space="preserve">  </w:t>
      </w:r>
      <w:r>
        <w:rPr>
          <w:rStyle w:val="hljs-tag"/>
        </w:rPr>
        <w:t>&lt;/</w:t>
      </w:r>
      <w:r>
        <w:rPr>
          <w:rStyle w:val="hljs-name"/>
        </w:rPr>
        <w:t>PropertyGroup</w:t>
      </w:r>
      <w:r>
        <w:rPr>
          <w:rStyle w:val="hljs-tag"/>
        </w:rPr>
        <w:t>&gt;</w:t>
      </w:r>
    </w:p>
    <w:p w:rsidR="001E7B75" w:rsidRDefault="001E7B75" w:rsidP="001E7B75">
      <w:pPr>
        <w:pStyle w:val="HTMLPreformatted"/>
        <w:rPr>
          <w:rStyle w:val="HTMLCode"/>
        </w:rPr>
      </w:pPr>
    </w:p>
    <w:p w:rsidR="001E7B75" w:rsidRDefault="001E7B75" w:rsidP="001E7B75">
      <w:pPr>
        <w:pStyle w:val="HTMLPreformatted"/>
        <w:rPr>
          <w:rStyle w:val="HTMLCode"/>
        </w:rPr>
      </w:pPr>
      <w:r>
        <w:rPr>
          <w:rStyle w:val="HTMLCode"/>
        </w:rPr>
        <w:t xml:space="preserve">  </w:t>
      </w:r>
      <w:r>
        <w:rPr>
          <w:rStyle w:val="hljs-tag"/>
        </w:rPr>
        <w:t>&lt;</w:t>
      </w:r>
      <w:r>
        <w:rPr>
          <w:rStyle w:val="hljs-name"/>
        </w:rPr>
        <w:t>ItemGroup</w:t>
      </w:r>
      <w:r>
        <w:rPr>
          <w:rStyle w:val="hljs-tag"/>
        </w:rPr>
        <w:t>&gt;</w:t>
      </w:r>
    </w:p>
    <w:p w:rsidR="001E7B75" w:rsidRDefault="001E7B75" w:rsidP="001E7B75">
      <w:pPr>
        <w:pStyle w:val="HTMLPreformatted"/>
        <w:rPr>
          <w:rStyle w:val="HTMLCode"/>
        </w:rPr>
      </w:pPr>
      <w:r>
        <w:rPr>
          <w:rStyle w:val="HTMLCode"/>
        </w:rPr>
        <w:t xml:space="preserve">    </w:t>
      </w:r>
      <w:r>
        <w:rPr>
          <w:rStyle w:val="hljs-tag"/>
        </w:rPr>
        <w:t>&lt;</w:t>
      </w:r>
      <w:r>
        <w:rPr>
          <w:rStyle w:val="hljs-name"/>
        </w:rPr>
        <w:t>Folder</w:t>
      </w:r>
      <w:r>
        <w:rPr>
          <w:rStyle w:val="hljs-tag"/>
        </w:rPr>
        <w:t xml:space="preserve"> </w:t>
      </w:r>
      <w:r>
        <w:rPr>
          <w:rStyle w:val="hljs-attr"/>
        </w:rPr>
        <w:t>Include</w:t>
      </w:r>
      <w:r>
        <w:rPr>
          <w:rStyle w:val="hljs-tag"/>
        </w:rPr>
        <w:t>=</w:t>
      </w:r>
      <w:r>
        <w:rPr>
          <w:rStyle w:val="hljs-string"/>
        </w:rPr>
        <w:t>"wwwroot\"</w:t>
      </w:r>
      <w:r>
        <w:rPr>
          <w:rStyle w:val="hljs-tag"/>
        </w:rPr>
        <w:t xml:space="preserve"> /&gt;</w:t>
      </w:r>
    </w:p>
    <w:p w:rsidR="001E7B75" w:rsidRDefault="001E7B75" w:rsidP="001E7B75">
      <w:pPr>
        <w:pStyle w:val="HTMLPreformatted"/>
        <w:rPr>
          <w:rStyle w:val="HTMLCode"/>
        </w:rPr>
      </w:pPr>
      <w:r>
        <w:rPr>
          <w:rStyle w:val="HTMLCode"/>
        </w:rPr>
        <w:t xml:space="preserve">  </w:t>
      </w:r>
      <w:r>
        <w:rPr>
          <w:rStyle w:val="hljs-tag"/>
        </w:rPr>
        <w:t>&lt;/</w:t>
      </w:r>
      <w:r>
        <w:rPr>
          <w:rStyle w:val="hljs-name"/>
        </w:rPr>
        <w:t>ItemGroup</w:t>
      </w:r>
      <w:r>
        <w:rPr>
          <w:rStyle w:val="hljs-tag"/>
        </w:rPr>
        <w:t>&gt;</w:t>
      </w:r>
    </w:p>
    <w:p w:rsidR="001E7B75" w:rsidRDefault="001E7B75" w:rsidP="001E7B75">
      <w:pPr>
        <w:pStyle w:val="HTMLPreformatted"/>
        <w:rPr>
          <w:rStyle w:val="HTMLCode"/>
        </w:rPr>
      </w:pPr>
      <w:r>
        <w:rPr>
          <w:rStyle w:val="HTMLCode"/>
        </w:rPr>
        <w:t xml:space="preserve">  </w:t>
      </w:r>
    </w:p>
    <w:p w:rsidR="001E7B75" w:rsidRDefault="001E7B75" w:rsidP="001E7B75">
      <w:pPr>
        <w:pStyle w:val="HTMLPreformatted"/>
        <w:rPr>
          <w:rStyle w:val="HTMLCode"/>
        </w:rPr>
      </w:pPr>
      <w:r>
        <w:rPr>
          <w:rStyle w:val="HTMLCode"/>
        </w:rPr>
        <w:t xml:space="preserve">  </w:t>
      </w:r>
      <w:r>
        <w:rPr>
          <w:rStyle w:val="hljs-tag"/>
        </w:rPr>
        <w:t>&lt;</w:t>
      </w:r>
      <w:r>
        <w:rPr>
          <w:rStyle w:val="hljs-name"/>
        </w:rPr>
        <w:t>ItemGroup</w:t>
      </w:r>
      <w:r>
        <w:rPr>
          <w:rStyle w:val="hljs-tag"/>
        </w:rPr>
        <w:t>&gt;</w:t>
      </w:r>
    </w:p>
    <w:p w:rsidR="001E7B75" w:rsidRDefault="001E7B75" w:rsidP="001E7B75">
      <w:pPr>
        <w:pStyle w:val="HTMLPreformatted"/>
        <w:rPr>
          <w:rStyle w:val="HTMLCode"/>
        </w:rPr>
      </w:pPr>
      <w:r>
        <w:rPr>
          <w:rStyle w:val="HTMLCode"/>
        </w:rPr>
        <w:t xml:space="preserve">    </w:t>
      </w:r>
      <w:r>
        <w:rPr>
          <w:rStyle w:val="hljs-tag"/>
        </w:rPr>
        <w:t>&lt;</w:t>
      </w:r>
      <w:r>
        <w:rPr>
          <w:rStyle w:val="hljs-name"/>
        </w:rPr>
        <w:t>PackageReference</w:t>
      </w:r>
      <w:r>
        <w:rPr>
          <w:rStyle w:val="hljs-tag"/>
        </w:rPr>
        <w:t xml:space="preserve"> </w:t>
      </w:r>
      <w:r>
        <w:rPr>
          <w:rStyle w:val="hljs-attr"/>
        </w:rPr>
        <w:t>Include</w:t>
      </w:r>
      <w:r>
        <w:rPr>
          <w:rStyle w:val="hljs-tag"/>
        </w:rPr>
        <w:t>=</w:t>
      </w:r>
      <w:r>
        <w:rPr>
          <w:rStyle w:val="hljs-string"/>
        </w:rPr>
        <w:t>"Microsoft.AspNetCore"</w:t>
      </w:r>
      <w:r>
        <w:rPr>
          <w:rStyle w:val="hljs-tag"/>
        </w:rPr>
        <w:t xml:space="preserve"> </w:t>
      </w:r>
      <w:r>
        <w:rPr>
          <w:rStyle w:val="hljs-attr"/>
        </w:rPr>
        <w:t>Version</w:t>
      </w:r>
      <w:r>
        <w:rPr>
          <w:rStyle w:val="hljs-tag"/>
        </w:rPr>
        <w:t>=</w:t>
      </w:r>
      <w:r>
        <w:rPr>
          <w:rStyle w:val="hljs-string"/>
        </w:rPr>
        <w:t>"1.1.1"</w:t>
      </w:r>
      <w:r>
        <w:rPr>
          <w:rStyle w:val="hljs-tag"/>
        </w:rPr>
        <w:t xml:space="preserve"> /&gt;</w:t>
      </w:r>
    </w:p>
    <w:p w:rsidR="001E7B75" w:rsidRDefault="001E7B75" w:rsidP="001E7B75">
      <w:pPr>
        <w:pStyle w:val="HTMLPreformatted"/>
        <w:rPr>
          <w:rStyle w:val="HTMLCode"/>
        </w:rPr>
      </w:pPr>
      <w:r>
        <w:rPr>
          <w:rStyle w:val="HTMLCode"/>
        </w:rPr>
        <w:t xml:space="preserve">    </w:t>
      </w:r>
      <w:r>
        <w:rPr>
          <w:rStyle w:val="hljs-tag"/>
        </w:rPr>
        <w:t>&lt;</w:t>
      </w:r>
      <w:r>
        <w:rPr>
          <w:rStyle w:val="hljs-name"/>
        </w:rPr>
        <w:t>PackageReference</w:t>
      </w:r>
      <w:r>
        <w:rPr>
          <w:rStyle w:val="hljs-tag"/>
        </w:rPr>
        <w:t xml:space="preserve"> </w:t>
      </w:r>
      <w:r>
        <w:rPr>
          <w:rStyle w:val="hljs-attr"/>
        </w:rPr>
        <w:t>Include</w:t>
      </w:r>
      <w:r>
        <w:rPr>
          <w:rStyle w:val="hljs-tag"/>
        </w:rPr>
        <w:t>=</w:t>
      </w:r>
      <w:r>
        <w:rPr>
          <w:rStyle w:val="hljs-string"/>
        </w:rPr>
        <w:t>"Microsoft.Extensions.Configuration.UserSecrets"</w:t>
      </w:r>
      <w:r>
        <w:rPr>
          <w:rStyle w:val="hljs-tag"/>
        </w:rPr>
        <w:t xml:space="preserve"> </w:t>
      </w:r>
      <w:r>
        <w:rPr>
          <w:rStyle w:val="hljs-attr"/>
        </w:rPr>
        <w:t>Version</w:t>
      </w:r>
      <w:r>
        <w:rPr>
          <w:rStyle w:val="hljs-tag"/>
        </w:rPr>
        <w:t>=</w:t>
      </w:r>
      <w:r>
        <w:rPr>
          <w:rStyle w:val="hljs-string"/>
        </w:rPr>
        <w:t>"1.1.1"</w:t>
      </w:r>
      <w:r>
        <w:rPr>
          <w:rStyle w:val="hljs-tag"/>
        </w:rPr>
        <w:t xml:space="preserve"> /&gt;</w:t>
      </w:r>
    </w:p>
    <w:p w:rsidR="001E7B75" w:rsidRDefault="001E7B75" w:rsidP="001E7B75">
      <w:pPr>
        <w:pStyle w:val="HTMLPreformatted"/>
        <w:rPr>
          <w:rStyle w:val="HTMLCode"/>
        </w:rPr>
      </w:pPr>
      <w:r>
        <w:rPr>
          <w:rStyle w:val="HTMLCode"/>
        </w:rPr>
        <w:t xml:space="preserve">  </w:t>
      </w:r>
      <w:r>
        <w:rPr>
          <w:rStyle w:val="hljs-tag"/>
        </w:rPr>
        <w:t>&lt;/</w:t>
      </w:r>
      <w:r>
        <w:rPr>
          <w:rStyle w:val="hljs-name"/>
        </w:rPr>
        <w:t>ItemGroup</w:t>
      </w:r>
      <w:r>
        <w:rPr>
          <w:rStyle w:val="hljs-tag"/>
        </w:rPr>
        <w:t>&gt;</w:t>
      </w:r>
    </w:p>
    <w:p w:rsidR="001E7B75" w:rsidRDefault="001E7B75" w:rsidP="001E7B75">
      <w:pPr>
        <w:pStyle w:val="HTMLPreformatted"/>
        <w:rPr>
          <w:rStyle w:val="HTMLCode"/>
        </w:rPr>
      </w:pPr>
    </w:p>
    <w:p w:rsidR="001E7B75" w:rsidRDefault="001E7B75" w:rsidP="001E7B75">
      <w:pPr>
        <w:pStyle w:val="HTMLPreformatted"/>
        <w:rPr>
          <w:rStyle w:val="HTMLCode"/>
        </w:rPr>
      </w:pPr>
      <w:r>
        <w:rPr>
          <w:rStyle w:val="HTMLCode"/>
        </w:rPr>
        <w:t xml:space="preserve">  </w:t>
      </w:r>
      <w:r>
        <w:rPr>
          <w:rStyle w:val="hljs-tag"/>
        </w:rPr>
        <w:t>&lt;</w:t>
      </w:r>
      <w:r>
        <w:rPr>
          <w:rStyle w:val="hljs-name"/>
        </w:rPr>
        <w:t>ItemGroup</w:t>
      </w:r>
      <w:r>
        <w:rPr>
          <w:rStyle w:val="hljs-tag"/>
        </w:rPr>
        <w:t>&gt;</w:t>
      </w:r>
    </w:p>
    <w:p w:rsidR="001E7B75" w:rsidRDefault="001E7B75" w:rsidP="001E7B75">
      <w:pPr>
        <w:pStyle w:val="HTMLPreformatted"/>
        <w:rPr>
          <w:rStyle w:val="HTMLCode"/>
        </w:rPr>
      </w:pPr>
      <w:r>
        <w:rPr>
          <w:rStyle w:val="line-highlight"/>
        </w:rPr>
        <w:t xml:space="preserve">    </w:t>
      </w:r>
      <w:r>
        <w:rPr>
          <w:rStyle w:val="hljs-tag"/>
        </w:rPr>
        <w:t>&lt;</w:t>
      </w:r>
      <w:r>
        <w:rPr>
          <w:rStyle w:val="hljs-name"/>
        </w:rPr>
        <w:t>DotNetCliToolReference</w:t>
      </w:r>
      <w:r>
        <w:rPr>
          <w:rStyle w:val="hljs-tag"/>
        </w:rPr>
        <w:t xml:space="preserve"> </w:t>
      </w:r>
      <w:r>
        <w:rPr>
          <w:rStyle w:val="hljs-attr"/>
        </w:rPr>
        <w:t>Include</w:t>
      </w:r>
      <w:r>
        <w:rPr>
          <w:rStyle w:val="hljs-tag"/>
        </w:rPr>
        <w:t>=</w:t>
      </w:r>
      <w:r>
        <w:rPr>
          <w:rStyle w:val="hljs-string"/>
        </w:rPr>
        <w:t>"Microsoft.Extensions.SecretManager.Tools"</w:t>
      </w:r>
      <w:r>
        <w:rPr>
          <w:rStyle w:val="hljs-tag"/>
        </w:rPr>
        <w:t xml:space="preserve"> </w:t>
      </w:r>
      <w:r>
        <w:rPr>
          <w:rStyle w:val="hljs-attr"/>
        </w:rPr>
        <w:t>Version</w:t>
      </w:r>
      <w:r>
        <w:rPr>
          <w:rStyle w:val="hljs-tag"/>
        </w:rPr>
        <w:t>=</w:t>
      </w:r>
      <w:r>
        <w:rPr>
          <w:rStyle w:val="hljs-string"/>
        </w:rPr>
        <w:t>"1.0.1"</w:t>
      </w:r>
      <w:r>
        <w:rPr>
          <w:rStyle w:val="hljs-tag"/>
        </w:rPr>
        <w:t xml:space="preserve"> /&gt;</w:t>
      </w:r>
    </w:p>
    <w:p w:rsidR="001E7B75" w:rsidRDefault="001E7B75" w:rsidP="001E7B75">
      <w:pPr>
        <w:pStyle w:val="HTMLPreformatted"/>
        <w:rPr>
          <w:rStyle w:val="HTMLCode"/>
        </w:rPr>
      </w:pPr>
      <w:r>
        <w:rPr>
          <w:rStyle w:val="HTMLCode"/>
        </w:rPr>
        <w:t xml:space="preserve">  </w:t>
      </w:r>
      <w:r>
        <w:rPr>
          <w:rStyle w:val="hljs-tag"/>
        </w:rPr>
        <w:t>&lt;/</w:t>
      </w:r>
      <w:r>
        <w:rPr>
          <w:rStyle w:val="hljs-name"/>
        </w:rPr>
        <w:t>ItemGroup</w:t>
      </w:r>
      <w:r>
        <w:rPr>
          <w:rStyle w:val="hljs-tag"/>
        </w:rPr>
        <w:t>&gt;</w:t>
      </w:r>
    </w:p>
    <w:p w:rsidR="001E7B75" w:rsidRDefault="001E7B75" w:rsidP="001E7B75">
      <w:pPr>
        <w:pStyle w:val="HTMLPreformatted"/>
        <w:rPr>
          <w:rStyle w:val="HTMLCode"/>
        </w:rPr>
      </w:pPr>
      <w:r>
        <w:rPr>
          <w:rStyle w:val="hljs-tag"/>
        </w:rPr>
        <w:t>&lt;/</w:t>
      </w:r>
      <w:r>
        <w:rPr>
          <w:rStyle w:val="hljs-name"/>
        </w:rPr>
        <w:t>Project</w:t>
      </w:r>
      <w:r>
        <w:rPr>
          <w:rStyle w:val="hljs-tag"/>
        </w:rPr>
        <w:t>&gt;</w:t>
      </w:r>
    </w:p>
    <w:p w:rsidR="001E7B75" w:rsidRDefault="001E7B75" w:rsidP="001E7B75">
      <w:pPr>
        <w:pStyle w:val="lf-text-block"/>
      </w:pPr>
      <w:r>
        <w:t>Test the Secret Manager tool by running the following command:</w:t>
      </w:r>
      <w:r>
        <w:rPr>
          <w:rStyle w:val="lf-thread-btn"/>
        </w:rPr>
        <w:t xml:space="preserve"> </w:t>
      </w:r>
    </w:p>
    <w:p w:rsidR="001E7B75" w:rsidRDefault="001E7B75" w:rsidP="001E7B75">
      <w:r>
        <w:rPr>
          <w:rStyle w:val="language"/>
        </w:rPr>
        <w:t>console</w:t>
      </w:r>
    </w:p>
    <w:p w:rsidR="001E7B75" w:rsidRDefault="001E7B75" w:rsidP="001E7B75">
      <w:pPr>
        <w:pStyle w:val="HTMLPreformatted"/>
        <w:rPr>
          <w:rStyle w:val="HTMLCode"/>
        </w:rPr>
      </w:pPr>
      <w:r>
        <w:rPr>
          <w:rStyle w:val="HTMLCode"/>
        </w:rPr>
        <w:t xml:space="preserve">dotnet </w:t>
      </w:r>
      <w:r>
        <w:rPr>
          <w:rStyle w:val="hljs-keyword"/>
        </w:rPr>
        <w:t>user</w:t>
      </w:r>
      <w:r>
        <w:rPr>
          <w:rStyle w:val="HTMLCode"/>
        </w:rPr>
        <w:t>-secrets -h</w:t>
      </w:r>
    </w:p>
    <w:p w:rsidR="001E7B75" w:rsidRDefault="001E7B75" w:rsidP="001E7B75">
      <w:pPr>
        <w:pStyle w:val="lf-text-block"/>
      </w:pPr>
      <w:r>
        <w:t>The Secret Manager tool will display usage, options and command help.</w:t>
      </w:r>
      <w:r>
        <w:rPr>
          <w:rStyle w:val="lf-thread-btn"/>
        </w:rPr>
        <w:t xml:space="preserve"> </w:t>
      </w:r>
    </w:p>
    <w:p w:rsidR="001E7B75" w:rsidRDefault="001E7B75" w:rsidP="001E7B75">
      <w:pPr>
        <w:pStyle w:val="Heading5"/>
      </w:pPr>
      <w:r>
        <w:t>Note</w:t>
      </w:r>
    </w:p>
    <w:p w:rsidR="001E7B75" w:rsidRDefault="001E7B75" w:rsidP="001E7B75">
      <w:pPr>
        <w:pStyle w:val="lf-text-block"/>
      </w:pPr>
      <w:r>
        <w:t xml:space="preserve">You must be in the same directory as the </w:t>
      </w:r>
      <w:r>
        <w:rPr>
          <w:rStyle w:val="Emphasis"/>
        </w:rPr>
        <w:t>.csproj</w:t>
      </w:r>
      <w:r>
        <w:t xml:space="preserve"> file to run tools defined in the </w:t>
      </w:r>
      <w:r>
        <w:rPr>
          <w:rStyle w:val="Emphasis"/>
        </w:rPr>
        <w:t>.csproj</w:t>
      </w:r>
      <w:r>
        <w:t xml:space="preserve"> file's </w:t>
      </w:r>
      <w:r>
        <w:rPr>
          <w:rStyle w:val="HTMLCode"/>
        </w:rPr>
        <w:t>DotNetCliToolReference</w:t>
      </w:r>
      <w:r>
        <w:t xml:space="preserve"> nodes.</w:t>
      </w:r>
      <w:r>
        <w:rPr>
          <w:rStyle w:val="lf-thread-btn"/>
        </w:rPr>
        <w:t xml:space="preserve"> </w:t>
      </w:r>
    </w:p>
    <w:p w:rsidR="001E7B75" w:rsidRDefault="001E7B75" w:rsidP="001E7B75">
      <w:pPr>
        <w:pStyle w:val="lf-text-block"/>
      </w:pPr>
      <w:r>
        <w:t xml:space="preserve">The Secret Manager tool operates on project-specific configuration settings that are stored in your user profile. To use user secrets, the project must specify a </w:t>
      </w:r>
      <w:r>
        <w:rPr>
          <w:rStyle w:val="HTMLCode"/>
        </w:rPr>
        <w:t>UserSecretsId</w:t>
      </w:r>
      <w:r>
        <w:t xml:space="preserve"> value in its </w:t>
      </w:r>
      <w:r>
        <w:rPr>
          <w:rStyle w:val="Emphasis"/>
        </w:rPr>
        <w:t>.csproj</w:t>
      </w:r>
      <w:r>
        <w:t xml:space="preserve"> file. The value of </w:t>
      </w:r>
      <w:r>
        <w:rPr>
          <w:rStyle w:val="HTMLCode"/>
        </w:rPr>
        <w:t>UserSecretsId</w:t>
      </w:r>
      <w:r>
        <w:t xml:space="preserve"> is arbitrary, but is generally unique to the project. Developers typically generate a GUID for the </w:t>
      </w:r>
      <w:r>
        <w:rPr>
          <w:rStyle w:val="HTMLCode"/>
        </w:rPr>
        <w:t>UserSecretsId</w:t>
      </w:r>
      <w:r>
        <w:t>.</w:t>
      </w:r>
      <w:r>
        <w:rPr>
          <w:rStyle w:val="lf-thread-btn"/>
        </w:rPr>
        <w:t xml:space="preserve"> </w:t>
      </w:r>
    </w:p>
    <w:p w:rsidR="001E7B75" w:rsidRDefault="001E7B75" w:rsidP="001E7B75">
      <w:pPr>
        <w:pStyle w:val="lf-text-block"/>
      </w:pPr>
      <w:r>
        <w:t xml:space="preserve">Add a </w:t>
      </w:r>
      <w:r>
        <w:rPr>
          <w:rStyle w:val="HTMLCode"/>
        </w:rPr>
        <w:t>UserSecretsId</w:t>
      </w:r>
      <w:r>
        <w:t xml:space="preserve"> for your project in the </w:t>
      </w:r>
      <w:r>
        <w:rPr>
          <w:rStyle w:val="Emphasis"/>
        </w:rPr>
        <w:t>.csproj</w:t>
      </w:r>
      <w:r>
        <w:t xml:space="preserve"> file:</w:t>
      </w:r>
      <w:r>
        <w:rPr>
          <w:rStyle w:val="lf-thread-btn"/>
        </w:rPr>
        <w:t xml:space="preserve"> </w:t>
      </w:r>
    </w:p>
    <w:p w:rsidR="001E7B75" w:rsidRDefault="001E7B75" w:rsidP="001E7B75">
      <w:r>
        <w:rPr>
          <w:rStyle w:val="language"/>
        </w:rPr>
        <w:t>XML</w:t>
      </w:r>
    </w:p>
    <w:p w:rsidR="001E7B75" w:rsidRDefault="001E7B75" w:rsidP="001E7B75">
      <w:pPr>
        <w:pStyle w:val="HTMLPreformatted"/>
        <w:rPr>
          <w:rStyle w:val="HTMLCode"/>
        </w:rPr>
      </w:pPr>
      <w:r>
        <w:rPr>
          <w:rStyle w:val="hljs-tag"/>
        </w:rPr>
        <w:lastRenderedPageBreak/>
        <w:t>&lt;</w:t>
      </w:r>
      <w:r>
        <w:rPr>
          <w:rStyle w:val="hljs-name"/>
        </w:rPr>
        <w:t>PropertyGroup</w:t>
      </w:r>
      <w:r>
        <w:rPr>
          <w:rStyle w:val="hljs-tag"/>
        </w:rPr>
        <w:t>&gt;</w:t>
      </w:r>
    </w:p>
    <w:p w:rsidR="001E7B75" w:rsidRDefault="001E7B75" w:rsidP="001E7B75">
      <w:pPr>
        <w:pStyle w:val="HTMLPreformatted"/>
        <w:rPr>
          <w:rStyle w:val="HTMLCode"/>
        </w:rPr>
      </w:pPr>
      <w:r>
        <w:rPr>
          <w:rStyle w:val="line-highlight"/>
        </w:rPr>
        <w:t xml:space="preserve">  </w:t>
      </w:r>
      <w:r>
        <w:rPr>
          <w:rStyle w:val="hljs-tag"/>
        </w:rPr>
        <w:t>&lt;</w:t>
      </w:r>
      <w:r>
        <w:rPr>
          <w:rStyle w:val="hljs-name"/>
        </w:rPr>
        <w:t>UserSecretsId</w:t>
      </w:r>
      <w:r>
        <w:rPr>
          <w:rStyle w:val="hljs-tag"/>
        </w:rPr>
        <w:t>&gt;</w:t>
      </w:r>
      <w:r>
        <w:rPr>
          <w:rStyle w:val="line-highlight"/>
        </w:rPr>
        <w:t>My-USER-SECRET-ID-HERE-c23d27a4-eb88</w:t>
      </w:r>
      <w:r>
        <w:rPr>
          <w:rStyle w:val="hljs-tag"/>
        </w:rPr>
        <w:t>&lt;/</w:t>
      </w:r>
      <w:r>
        <w:rPr>
          <w:rStyle w:val="hljs-name"/>
        </w:rPr>
        <w:t>UserSecretsId</w:t>
      </w:r>
      <w:r>
        <w:rPr>
          <w:rStyle w:val="hljs-tag"/>
        </w:rPr>
        <w:t>&gt;</w:t>
      </w:r>
    </w:p>
    <w:p w:rsidR="001E7B75" w:rsidRDefault="001E7B75" w:rsidP="001E7B75">
      <w:pPr>
        <w:pStyle w:val="HTMLPreformatted"/>
        <w:rPr>
          <w:rStyle w:val="HTMLCode"/>
        </w:rPr>
      </w:pPr>
      <w:r>
        <w:rPr>
          <w:rStyle w:val="hljs-tag"/>
        </w:rPr>
        <w:t>&lt;/</w:t>
      </w:r>
      <w:r>
        <w:rPr>
          <w:rStyle w:val="hljs-name"/>
        </w:rPr>
        <w:t>PropertyGroup</w:t>
      </w:r>
      <w:r>
        <w:rPr>
          <w:rStyle w:val="hljs-tag"/>
        </w:rPr>
        <w:t>&gt;</w:t>
      </w:r>
    </w:p>
    <w:p w:rsidR="001E7B75" w:rsidRDefault="001E7B75" w:rsidP="001E7B75">
      <w:pPr>
        <w:pStyle w:val="lf-text-block"/>
      </w:pPr>
      <w:r>
        <w:t>Use the Secret Manager tool to set a secret. For example, in a command window from the project directory, enter the following:</w:t>
      </w:r>
      <w:r>
        <w:rPr>
          <w:rStyle w:val="lf-thread-btn"/>
        </w:rPr>
        <w:t xml:space="preserve"> </w:t>
      </w:r>
    </w:p>
    <w:p w:rsidR="001E7B75" w:rsidRDefault="001E7B75" w:rsidP="001E7B75">
      <w:r>
        <w:rPr>
          <w:rStyle w:val="language"/>
        </w:rPr>
        <w:t>console</w:t>
      </w:r>
    </w:p>
    <w:p w:rsidR="001E7B75" w:rsidRDefault="001E7B75" w:rsidP="001E7B75">
      <w:pPr>
        <w:pStyle w:val="HTMLPreformatted"/>
        <w:rPr>
          <w:rStyle w:val="HTMLCode"/>
        </w:rPr>
      </w:pPr>
      <w:r>
        <w:rPr>
          <w:rStyle w:val="HTMLCode"/>
        </w:rPr>
        <w:t xml:space="preserve">dotnet user-secrets </w:t>
      </w:r>
      <w:r>
        <w:rPr>
          <w:rStyle w:val="hljs-keyword"/>
        </w:rPr>
        <w:t>set</w:t>
      </w:r>
      <w:r>
        <w:rPr>
          <w:rStyle w:val="HTMLCode"/>
        </w:rPr>
        <w:t xml:space="preserve"> MySecret </w:t>
      </w:r>
      <w:r>
        <w:rPr>
          <w:rStyle w:val="hljs-comment"/>
        </w:rPr>
        <w:t>ValueOfMySecret</w:t>
      </w:r>
    </w:p>
    <w:p w:rsidR="001E7B75" w:rsidRDefault="001E7B75" w:rsidP="001E7B75">
      <w:pPr>
        <w:pStyle w:val="lf-text-block"/>
      </w:pPr>
      <w:r>
        <w:t xml:space="preserve">You can run the Secret Manager tool from other directories, but you must use the </w:t>
      </w:r>
      <w:r>
        <w:rPr>
          <w:rStyle w:val="HTMLCode"/>
        </w:rPr>
        <w:t>--project</w:t>
      </w:r>
      <w:r>
        <w:t xml:space="preserve"> option to pass in the path to the </w:t>
      </w:r>
      <w:r>
        <w:rPr>
          <w:rStyle w:val="Emphasis"/>
        </w:rPr>
        <w:t>.csproj</w:t>
      </w:r>
      <w:r>
        <w:t xml:space="preserve"> file:</w:t>
      </w:r>
      <w:r>
        <w:rPr>
          <w:rStyle w:val="lf-thread-btn"/>
        </w:rPr>
        <w:t xml:space="preserve"> </w:t>
      </w:r>
    </w:p>
    <w:p w:rsidR="001E7B75" w:rsidRDefault="001E7B75" w:rsidP="001E7B75">
      <w:r>
        <w:rPr>
          <w:rStyle w:val="language"/>
        </w:rPr>
        <w:t>console</w:t>
      </w:r>
    </w:p>
    <w:p w:rsidR="001E7B75" w:rsidRDefault="001E7B75" w:rsidP="001E7B75">
      <w:pPr>
        <w:pStyle w:val="HTMLPreformatted"/>
        <w:rPr>
          <w:rStyle w:val="HTMLCode"/>
        </w:rPr>
      </w:pPr>
      <w:r>
        <w:rPr>
          <w:rStyle w:val="HTMLCode"/>
        </w:rPr>
        <w:t>dotnet user-secrets set MySecret ValueOfMySecret --project c:</w:t>
      </w:r>
      <w:r>
        <w:rPr>
          <w:rStyle w:val="hljs-symbol"/>
        </w:rPr>
        <w:t>\w</w:t>
      </w:r>
      <w:r>
        <w:rPr>
          <w:rStyle w:val="HTMLCode"/>
        </w:rPr>
        <w:t>ork</w:t>
      </w:r>
      <w:r>
        <w:rPr>
          <w:rStyle w:val="hljs-symbol"/>
        </w:rPr>
        <w:t>\W</w:t>
      </w:r>
      <w:r>
        <w:rPr>
          <w:rStyle w:val="HTMLCode"/>
        </w:rPr>
        <w:t>ebApp1</w:t>
      </w:r>
      <w:r>
        <w:rPr>
          <w:rStyle w:val="hljs-symbol"/>
        </w:rPr>
        <w:t>\s</w:t>
      </w:r>
      <w:r>
        <w:rPr>
          <w:rStyle w:val="HTMLCode"/>
        </w:rPr>
        <w:t>rc</w:t>
      </w:r>
      <w:r>
        <w:rPr>
          <w:rStyle w:val="hljs-symbol"/>
        </w:rPr>
        <w:t>\w</w:t>
      </w:r>
      <w:r>
        <w:rPr>
          <w:rStyle w:val="HTMLCode"/>
        </w:rPr>
        <w:t>ebapp1</w:t>
      </w:r>
    </w:p>
    <w:p w:rsidR="001E7B75" w:rsidRDefault="001E7B75" w:rsidP="001E7B75">
      <w:pPr>
        <w:pStyle w:val="lf-text-block"/>
      </w:pPr>
      <w:r>
        <w:t>You can also use the Secret Manager tool to list, remove and clear app secrets.</w:t>
      </w:r>
      <w:r>
        <w:rPr>
          <w:rStyle w:val="lf-thread-btn"/>
        </w:rPr>
        <w:t xml:space="preserve"> </w:t>
      </w:r>
    </w:p>
    <w:p w:rsidR="001E7B75" w:rsidRDefault="001E7B75" w:rsidP="001E7B75">
      <w:pPr>
        <w:pStyle w:val="Heading2"/>
      </w:pPr>
      <w:r>
        <w:t>Accessing user secrets via configuration</w:t>
      </w:r>
    </w:p>
    <w:p w:rsidR="001E7B75" w:rsidRDefault="001E7B75" w:rsidP="001E7B75">
      <w:pPr>
        <w:pStyle w:val="lf-text-block"/>
      </w:pPr>
      <w:r>
        <w:t xml:space="preserve">You access Secret Manager secrets through the configuration system. Add the </w:t>
      </w:r>
      <w:r>
        <w:rPr>
          <w:rStyle w:val="HTMLCode"/>
        </w:rPr>
        <w:t>Microsoft.Extensions.Configuration.UserSecrets</w:t>
      </w:r>
      <w:r>
        <w:t xml:space="preserve"> package and run </w:t>
      </w:r>
      <w:r>
        <w:rPr>
          <w:rStyle w:val="HTMLCode"/>
        </w:rPr>
        <w:t>dotnet restore</w:t>
      </w:r>
      <w:r>
        <w:t>.</w:t>
      </w:r>
      <w:r>
        <w:rPr>
          <w:rStyle w:val="lf-thread-btn"/>
        </w:rPr>
        <w:t xml:space="preserve"> </w:t>
      </w:r>
    </w:p>
    <w:p w:rsidR="001E7B75" w:rsidRDefault="001E7B75" w:rsidP="001E7B75">
      <w:pPr>
        <w:pStyle w:val="lf-text-block"/>
      </w:pPr>
      <w:r>
        <w:t xml:space="preserve">Add the user secrets configuration source to the </w:t>
      </w:r>
      <w:r>
        <w:rPr>
          <w:rStyle w:val="HTMLCode"/>
        </w:rPr>
        <w:t>Startup</w:t>
      </w:r>
      <w:r>
        <w:t xml:space="preserve"> method:</w:t>
      </w:r>
      <w:r>
        <w:rPr>
          <w:rStyle w:val="lf-thread-btn"/>
        </w:rPr>
        <w:t xml:space="preserve"> </w:t>
      </w:r>
    </w:p>
    <w:p w:rsidR="001E7B75" w:rsidRDefault="001E7B75" w:rsidP="001E7B75">
      <w:r>
        <w:rPr>
          <w:rStyle w:val="language"/>
        </w:rPr>
        <w:t>C#</w:t>
      </w:r>
    </w:p>
    <w:p w:rsidR="001E7B75" w:rsidRDefault="001E7B75" w:rsidP="001E7B75">
      <w:pPr>
        <w:pStyle w:val="HTMLPreformatted"/>
        <w:rPr>
          <w:rStyle w:val="HTMLCode"/>
        </w:rPr>
      </w:pPr>
      <w:r>
        <w:rPr>
          <w:rStyle w:val="hljs-keyword"/>
        </w:rPr>
        <w:t>using</w:t>
      </w:r>
      <w:r>
        <w:rPr>
          <w:rStyle w:val="HTMLCode"/>
        </w:rPr>
        <w:t xml:space="preserve"> Microsoft.AspNetCore.Builder;</w:t>
      </w:r>
    </w:p>
    <w:p w:rsidR="001E7B75" w:rsidRDefault="001E7B75" w:rsidP="001E7B75">
      <w:pPr>
        <w:pStyle w:val="HTMLPreformatted"/>
        <w:rPr>
          <w:rStyle w:val="HTMLCode"/>
        </w:rPr>
      </w:pPr>
      <w:r>
        <w:rPr>
          <w:rStyle w:val="hljs-keyword"/>
        </w:rPr>
        <w:t>using</w:t>
      </w:r>
      <w:r>
        <w:rPr>
          <w:rStyle w:val="HTMLCode"/>
        </w:rPr>
        <w:t xml:space="preserve"> Microsoft.AspNetCore.Hosting;</w:t>
      </w:r>
    </w:p>
    <w:p w:rsidR="001E7B75" w:rsidRDefault="001E7B75" w:rsidP="001E7B75">
      <w:pPr>
        <w:pStyle w:val="HTMLPreformatted"/>
        <w:rPr>
          <w:rStyle w:val="HTMLCode"/>
        </w:rPr>
      </w:pPr>
      <w:r>
        <w:rPr>
          <w:rStyle w:val="hljs-keyword"/>
        </w:rPr>
        <w:t>using</w:t>
      </w:r>
      <w:r>
        <w:rPr>
          <w:rStyle w:val="HTMLCode"/>
        </w:rPr>
        <w:t xml:space="preserve"> Microsoft.AspNetCore.Http;</w:t>
      </w:r>
    </w:p>
    <w:p w:rsidR="001E7B75" w:rsidRDefault="001E7B75" w:rsidP="001E7B75">
      <w:pPr>
        <w:pStyle w:val="HTMLPreformatted"/>
        <w:rPr>
          <w:rStyle w:val="HTMLCode"/>
        </w:rPr>
      </w:pPr>
      <w:r>
        <w:rPr>
          <w:rStyle w:val="hljs-keyword"/>
        </w:rPr>
        <w:t>using</w:t>
      </w:r>
      <w:r>
        <w:rPr>
          <w:rStyle w:val="HTMLCode"/>
        </w:rPr>
        <w:t xml:space="preserve"> Microsoft.Extensions.Configuration;</w:t>
      </w:r>
    </w:p>
    <w:p w:rsidR="001E7B75" w:rsidRDefault="001E7B75" w:rsidP="001E7B75">
      <w:pPr>
        <w:pStyle w:val="HTMLPreformatted"/>
        <w:rPr>
          <w:rStyle w:val="HTMLCode"/>
        </w:rPr>
      </w:pPr>
      <w:r>
        <w:rPr>
          <w:rStyle w:val="hljs-keyword"/>
        </w:rPr>
        <w:t>using</w:t>
      </w:r>
      <w:r>
        <w:rPr>
          <w:rStyle w:val="HTMLCode"/>
        </w:rPr>
        <w:t xml:space="preserve"> Microsoft.Extensions.DependencyInjection;</w:t>
      </w:r>
    </w:p>
    <w:p w:rsidR="001E7B75" w:rsidRDefault="001E7B75" w:rsidP="001E7B75">
      <w:pPr>
        <w:pStyle w:val="HTMLPreformatted"/>
        <w:rPr>
          <w:rStyle w:val="HTMLCode"/>
        </w:rPr>
      </w:pPr>
    </w:p>
    <w:p w:rsidR="001E7B75" w:rsidRDefault="001E7B75" w:rsidP="001E7B75">
      <w:pPr>
        <w:pStyle w:val="HTMLPreformatted"/>
        <w:rPr>
          <w:rStyle w:val="HTMLCode"/>
        </w:rPr>
      </w:pPr>
      <w:r>
        <w:rPr>
          <w:rStyle w:val="hljs-keyword"/>
        </w:rPr>
        <w:t>namespace</w:t>
      </w:r>
      <w:r>
        <w:rPr>
          <w:rStyle w:val="HTMLCode"/>
        </w:rPr>
        <w:t xml:space="preserve"> </w:t>
      </w:r>
      <w:r>
        <w:rPr>
          <w:rStyle w:val="hljs-title"/>
        </w:rPr>
        <w:t>UserSecrets</w:t>
      </w:r>
    </w:p>
    <w:p w:rsidR="001E7B75" w:rsidRDefault="001E7B75" w:rsidP="001E7B75">
      <w:pPr>
        <w:pStyle w:val="HTMLPreformatted"/>
        <w:rPr>
          <w:rStyle w:val="HTMLCode"/>
        </w:rPr>
      </w:pPr>
      <w:r>
        <w:rPr>
          <w:rStyle w:val="HTMLCode"/>
        </w:rPr>
        <w:t>{</w:t>
      </w:r>
    </w:p>
    <w:p w:rsidR="001E7B75" w:rsidRDefault="001E7B75" w:rsidP="001E7B75">
      <w:pPr>
        <w:pStyle w:val="HTMLPreformatted"/>
        <w:rPr>
          <w:rStyle w:val="HTMLCode"/>
        </w:rPr>
      </w:pPr>
      <w:r>
        <w:rPr>
          <w:rStyle w:val="HTMLCode"/>
        </w:rPr>
        <w:t xml:space="preserve">    </w:t>
      </w:r>
      <w:r>
        <w:rPr>
          <w:rStyle w:val="hljs-keyword"/>
        </w:rPr>
        <w:t>public</w:t>
      </w:r>
      <w:r>
        <w:rPr>
          <w:rStyle w:val="HTMLCode"/>
        </w:rPr>
        <w:t xml:space="preserve"> </w:t>
      </w:r>
      <w:r>
        <w:rPr>
          <w:rStyle w:val="hljs-keyword"/>
        </w:rPr>
        <w:t>class</w:t>
      </w:r>
      <w:r>
        <w:rPr>
          <w:rStyle w:val="HTMLCode"/>
        </w:rPr>
        <w:t xml:space="preserve"> </w:t>
      </w:r>
      <w:r>
        <w:rPr>
          <w:rStyle w:val="hljs-title"/>
        </w:rPr>
        <w:t>Startup</w:t>
      </w:r>
    </w:p>
    <w:p w:rsidR="001E7B75" w:rsidRDefault="001E7B75" w:rsidP="001E7B75">
      <w:pPr>
        <w:pStyle w:val="HTMLPreformatted"/>
        <w:rPr>
          <w:rStyle w:val="HTMLCode"/>
        </w:rPr>
      </w:pPr>
      <w:r>
        <w:rPr>
          <w:rStyle w:val="HTMLCode"/>
        </w:rPr>
        <w:t xml:space="preserve">    {</w:t>
      </w:r>
    </w:p>
    <w:p w:rsidR="001E7B75" w:rsidRDefault="001E7B75" w:rsidP="001E7B75">
      <w:pPr>
        <w:pStyle w:val="HTMLPreformatted"/>
        <w:rPr>
          <w:rStyle w:val="HTMLCode"/>
        </w:rPr>
      </w:pPr>
      <w:r>
        <w:rPr>
          <w:rStyle w:val="HTMLCode"/>
        </w:rPr>
        <w:t xml:space="preserve">        </w:t>
      </w:r>
      <w:r>
        <w:rPr>
          <w:rStyle w:val="hljs-keyword"/>
        </w:rPr>
        <w:t>string</w:t>
      </w:r>
      <w:r>
        <w:rPr>
          <w:rStyle w:val="HTMLCode"/>
        </w:rPr>
        <w:t xml:space="preserve"> _testSecret = </w:t>
      </w:r>
      <w:r>
        <w:rPr>
          <w:rStyle w:val="hljs-literal"/>
        </w:rPr>
        <w:t>null</w:t>
      </w:r>
      <w:r>
        <w:rPr>
          <w:rStyle w:val="HTMLCode"/>
        </w:rPr>
        <w:t>;</w:t>
      </w:r>
    </w:p>
    <w:p w:rsidR="001E7B75" w:rsidRDefault="001E7B75" w:rsidP="001E7B75">
      <w:pPr>
        <w:pStyle w:val="HTMLPreformatted"/>
        <w:rPr>
          <w:rStyle w:val="hljs-function"/>
        </w:rPr>
      </w:pPr>
      <w:r>
        <w:rPr>
          <w:rStyle w:val="HTMLCode"/>
        </w:rPr>
        <w:t xml:space="preserve">        </w:t>
      </w:r>
      <w:r>
        <w:rPr>
          <w:rStyle w:val="hljs-keyword"/>
        </w:rPr>
        <w:t>public</w:t>
      </w:r>
      <w:r>
        <w:rPr>
          <w:rStyle w:val="hljs-function"/>
        </w:rPr>
        <w:t xml:space="preserve"> </w:t>
      </w:r>
      <w:r>
        <w:rPr>
          <w:rStyle w:val="hljs-title"/>
        </w:rPr>
        <w:t>Startup</w:t>
      </w:r>
      <w:r>
        <w:rPr>
          <w:rStyle w:val="hljs-function"/>
        </w:rPr>
        <w:t>(</w:t>
      </w:r>
      <w:r>
        <w:rPr>
          <w:rStyle w:val="hljs-params"/>
        </w:rPr>
        <w:t>IHostingEnvironment env</w:t>
      </w:r>
      <w:r>
        <w:rPr>
          <w:rStyle w:val="hljs-function"/>
        </w:rPr>
        <w:t>)</w:t>
      </w:r>
    </w:p>
    <w:p w:rsidR="001E7B75" w:rsidRDefault="001E7B75" w:rsidP="001E7B75">
      <w:pPr>
        <w:pStyle w:val="HTMLPreformatted"/>
        <w:rPr>
          <w:rStyle w:val="HTMLCode"/>
        </w:rPr>
      </w:pPr>
      <w:r>
        <w:rPr>
          <w:rStyle w:val="hljs-function"/>
        </w:rPr>
        <w:t xml:space="preserve">        </w:t>
      </w:r>
      <w:r>
        <w:rPr>
          <w:rStyle w:val="HTMLCode"/>
        </w:rPr>
        <w:t>{</w:t>
      </w:r>
    </w:p>
    <w:p w:rsidR="001E7B75" w:rsidRDefault="001E7B75" w:rsidP="001E7B75">
      <w:pPr>
        <w:pStyle w:val="HTMLPreformatted"/>
        <w:rPr>
          <w:rStyle w:val="HTMLCode"/>
        </w:rPr>
      </w:pPr>
      <w:r>
        <w:rPr>
          <w:rStyle w:val="HTMLCode"/>
        </w:rPr>
        <w:t xml:space="preserve">            </w:t>
      </w:r>
      <w:r>
        <w:rPr>
          <w:rStyle w:val="hljs-keyword"/>
        </w:rPr>
        <w:t>var</w:t>
      </w:r>
      <w:r>
        <w:rPr>
          <w:rStyle w:val="HTMLCode"/>
        </w:rPr>
        <w:t xml:space="preserve"> builder = </w:t>
      </w:r>
      <w:r>
        <w:rPr>
          <w:rStyle w:val="hljs-keyword"/>
        </w:rPr>
        <w:t>new</w:t>
      </w:r>
      <w:r>
        <w:rPr>
          <w:rStyle w:val="HTMLCode"/>
        </w:rPr>
        <w:t xml:space="preserve"> ConfigurationBuilder();</w:t>
      </w:r>
    </w:p>
    <w:p w:rsidR="001E7B75" w:rsidRDefault="001E7B75" w:rsidP="001E7B75">
      <w:pPr>
        <w:pStyle w:val="HTMLPreformatted"/>
        <w:rPr>
          <w:rStyle w:val="HTMLCode"/>
        </w:rPr>
      </w:pPr>
    </w:p>
    <w:p w:rsidR="001E7B75" w:rsidRDefault="001E7B75" w:rsidP="001E7B75">
      <w:pPr>
        <w:pStyle w:val="HTMLPreformatted"/>
        <w:rPr>
          <w:rStyle w:val="line-highlight"/>
        </w:rPr>
      </w:pPr>
      <w:r>
        <w:rPr>
          <w:rStyle w:val="line-highlight"/>
        </w:rPr>
        <w:t xml:space="preserve">            </w:t>
      </w:r>
      <w:r>
        <w:rPr>
          <w:rStyle w:val="hljs-keyword"/>
        </w:rPr>
        <w:t>if</w:t>
      </w:r>
      <w:r>
        <w:rPr>
          <w:rStyle w:val="line-highlight"/>
        </w:rPr>
        <w:t xml:space="preserve"> (env.IsDevelopment())</w:t>
      </w:r>
    </w:p>
    <w:p w:rsidR="001E7B75" w:rsidRDefault="001E7B75" w:rsidP="001E7B75">
      <w:pPr>
        <w:pStyle w:val="HTMLPreformatted"/>
        <w:rPr>
          <w:rStyle w:val="line-highlight"/>
        </w:rPr>
      </w:pPr>
      <w:r>
        <w:rPr>
          <w:rStyle w:val="line-highlight"/>
        </w:rPr>
        <w:t xml:space="preserve">            {</w:t>
      </w:r>
    </w:p>
    <w:p w:rsidR="001E7B75" w:rsidRDefault="001E7B75" w:rsidP="001E7B75">
      <w:pPr>
        <w:pStyle w:val="HTMLPreformatted"/>
        <w:rPr>
          <w:rStyle w:val="line-highlight"/>
        </w:rPr>
      </w:pPr>
      <w:r>
        <w:rPr>
          <w:rStyle w:val="line-highlight"/>
        </w:rPr>
        <w:t xml:space="preserve">                builder.AddUserSecrets&lt;Startup&gt;();</w:t>
      </w:r>
    </w:p>
    <w:p w:rsidR="001E7B75" w:rsidRDefault="001E7B75" w:rsidP="001E7B75">
      <w:pPr>
        <w:pStyle w:val="HTMLPreformatted"/>
        <w:rPr>
          <w:rStyle w:val="HTMLCode"/>
        </w:rPr>
      </w:pPr>
      <w:r>
        <w:rPr>
          <w:rStyle w:val="line-highlight"/>
        </w:rPr>
        <w:t xml:space="preserve">            }</w:t>
      </w:r>
    </w:p>
    <w:p w:rsidR="001E7B75" w:rsidRDefault="001E7B75" w:rsidP="001E7B75">
      <w:pPr>
        <w:pStyle w:val="HTMLPreformatted"/>
        <w:rPr>
          <w:rStyle w:val="HTMLCode"/>
        </w:rPr>
      </w:pPr>
    </w:p>
    <w:p w:rsidR="001E7B75" w:rsidRDefault="001E7B75" w:rsidP="001E7B75">
      <w:pPr>
        <w:pStyle w:val="HTMLPreformatted"/>
        <w:rPr>
          <w:rStyle w:val="HTMLCode"/>
        </w:rPr>
      </w:pPr>
      <w:r>
        <w:rPr>
          <w:rStyle w:val="HTMLCode"/>
        </w:rPr>
        <w:t xml:space="preserve">            Configuration = builder.Build();</w:t>
      </w:r>
    </w:p>
    <w:p w:rsidR="001E7B75" w:rsidRDefault="001E7B75" w:rsidP="001E7B75">
      <w:pPr>
        <w:pStyle w:val="HTMLPreformatted"/>
        <w:rPr>
          <w:rStyle w:val="HTMLCode"/>
        </w:rPr>
      </w:pPr>
      <w:r>
        <w:rPr>
          <w:rStyle w:val="HTMLCode"/>
        </w:rPr>
        <w:t xml:space="preserve">        }</w:t>
      </w:r>
    </w:p>
    <w:p w:rsidR="001E7B75" w:rsidRDefault="001E7B75" w:rsidP="001E7B75">
      <w:pPr>
        <w:pStyle w:val="HTMLPreformatted"/>
        <w:rPr>
          <w:rStyle w:val="HTMLCode"/>
        </w:rPr>
      </w:pPr>
    </w:p>
    <w:p w:rsidR="001E7B75" w:rsidRDefault="001E7B75" w:rsidP="001E7B75">
      <w:pPr>
        <w:pStyle w:val="HTMLPreformatted"/>
        <w:rPr>
          <w:rStyle w:val="HTMLCode"/>
        </w:rPr>
      </w:pPr>
      <w:r>
        <w:rPr>
          <w:rStyle w:val="HTMLCode"/>
        </w:rPr>
        <w:t xml:space="preserve">        </w:t>
      </w:r>
      <w:r>
        <w:rPr>
          <w:rStyle w:val="hljs-keyword"/>
        </w:rPr>
        <w:t>public</w:t>
      </w:r>
      <w:r>
        <w:rPr>
          <w:rStyle w:val="HTMLCode"/>
        </w:rPr>
        <w:t xml:space="preserve"> IConfigurationRoot Configuration { </w:t>
      </w:r>
      <w:r>
        <w:rPr>
          <w:rStyle w:val="hljs-keyword"/>
        </w:rPr>
        <w:t>get</w:t>
      </w:r>
      <w:r>
        <w:rPr>
          <w:rStyle w:val="HTMLCode"/>
        </w:rPr>
        <w:t>; }</w:t>
      </w:r>
    </w:p>
    <w:p w:rsidR="001E7B75" w:rsidRDefault="001E7B75" w:rsidP="001E7B75">
      <w:pPr>
        <w:pStyle w:val="HTMLPreformatted"/>
        <w:rPr>
          <w:rStyle w:val="HTMLCode"/>
        </w:rPr>
      </w:pPr>
    </w:p>
    <w:p w:rsidR="001E7B75" w:rsidRDefault="001E7B75" w:rsidP="001E7B75">
      <w:pPr>
        <w:pStyle w:val="HTMLPreformatted"/>
        <w:rPr>
          <w:rStyle w:val="hljs-function"/>
        </w:rPr>
      </w:pPr>
      <w:r>
        <w:rPr>
          <w:rStyle w:val="HTMLCode"/>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ConfigureServices</w:t>
      </w:r>
      <w:r>
        <w:rPr>
          <w:rStyle w:val="hljs-function"/>
        </w:rPr>
        <w:t>(</w:t>
      </w:r>
      <w:r>
        <w:rPr>
          <w:rStyle w:val="hljs-params"/>
        </w:rPr>
        <w:t>IServiceCollection services</w:t>
      </w:r>
      <w:r>
        <w:rPr>
          <w:rStyle w:val="hljs-function"/>
        </w:rPr>
        <w:t>)</w:t>
      </w:r>
    </w:p>
    <w:p w:rsidR="001E7B75" w:rsidRDefault="001E7B75" w:rsidP="001E7B75">
      <w:pPr>
        <w:pStyle w:val="HTMLPreformatted"/>
        <w:rPr>
          <w:rStyle w:val="HTMLCode"/>
        </w:rPr>
      </w:pPr>
      <w:r>
        <w:rPr>
          <w:rStyle w:val="hljs-function"/>
        </w:rPr>
        <w:lastRenderedPageBreak/>
        <w:t xml:space="preserve">        </w:t>
      </w:r>
      <w:r>
        <w:rPr>
          <w:rStyle w:val="HTMLCode"/>
        </w:rPr>
        <w:t>{</w:t>
      </w:r>
    </w:p>
    <w:p w:rsidR="001E7B75" w:rsidRDefault="001E7B75" w:rsidP="001E7B75">
      <w:pPr>
        <w:pStyle w:val="HTMLPreformatted"/>
        <w:rPr>
          <w:rStyle w:val="HTMLCode"/>
        </w:rPr>
      </w:pPr>
      <w:r>
        <w:rPr>
          <w:rStyle w:val="HTMLCode"/>
        </w:rPr>
        <w:t xml:space="preserve">            _testSecret = Configuration[</w:t>
      </w:r>
      <w:r>
        <w:rPr>
          <w:rStyle w:val="hljs-string"/>
        </w:rPr>
        <w:t>"MySecret"</w:t>
      </w:r>
      <w:r>
        <w:rPr>
          <w:rStyle w:val="HTMLCode"/>
        </w:rPr>
        <w:t>];</w:t>
      </w:r>
    </w:p>
    <w:p w:rsidR="001E7B75" w:rsidRDefault="001E7B75" w:rsidP="001E7B75">
      <w:pPr>
        <w:pStyle w:val="HTMLPreformatted"/>
        <w:rPr>
          <w:rStyle w:val="HTMLCode"/>
        </w:rPr>
      </w:pPr>
      <w:r>
        <w:rPr>
          <w:rStyle w:val="HTMLCode"/>
        </w:rPr>
        <w:t xml:space="preserve">        }</w:t>
      </w:r>
    </w:p>
    <w:p w:rsidR="001E7B75" w:rsidRDefault="001E7B75" w:rsidP="001E7B75">
      <w:pPr>
        <w:pStyle w:val="HTMLPreformatted"/>
        <w:rPr>
          <w:rStyle w:val="HTMLCode"/>
        </w:rPr>
      </w:pPr>
    </w:p>
    <w:p w:rsidR="001E7B75" w:rsidRDefault="001E7B75" w:rsidP="001E7B75">
      <w:pPr>
        <w:pStyle w:val="HTMLPreformatted"/>
        <w:rPr>
          <w:rStyle w:val="hljs-function"/>
        </w:rPr>
      </w:pPr>
      <w:r>
        <w:rPr>
          <w:rStyle w:val="HTMLCode"/>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Configure</w:t>
      </w:r>
      <w:r>
        <w:rPr>
          <w:rStyle w:val="hljs-function"/>
        </w:rPr>
        <w:t>(</w:t>
      </w:r>
      <w:r>
        <w:rPr>
          <w:rStyle w:val="hljs-params"/>
        </w:rPr>
        <w:t>IApplicationBuilder app</w:t>
      </w:r>
      <w:r>
        <w:rPr>
          <w:rStyle w:val="hljs-function"/>
        </w:rPr>
        <w:t>)</w:t>
      </w:r>
    </w:p>
    <w:p w:rsidR="001E7B75" w:rsidRDefault="001E7B75" w:rsidP="001E7B75">
      <w:pPr>
        <w:pStyle w:val="HTMLPreformatted"/>
        <w:rPr>
          <w:rStyle w:val="HTMLCode"/>
        </w:rPr>
      </w:pPr>
      <w:r>
        <w:rPr>
          <w:rStyle w:val="hljs-function"/>
        </w:rPr>
        <w:t xml:space="preserve">        </w:t>
      </w:r>
      <w:r>
        <w:rPr>
          <w:rStyle w:val="HTMLCode"/>
        </w:rPr>
        <w:t>{</w:t>
      </w:r>
    </w:p>
    <w:p w:rsidR="001E7B75" w:rsidRDefault="001E7B75" w:rsidP="001E7B75">
      <w:pPr>
        <w:pStyle w:val="HTMLPreformatted"/>
        <w:rPr>
          <w:rStyle w:val="HTMLCode"/>
        </w:rPr>
      </w:pPr>
      <w:r>
        <w:rPr>
          <w:rStyle w:val="HTMLCode"/>
        </w:rPr>
        <w:t xml:space="preserve">            </w:t>
      </w:r>
      <w:r>
        <w:rPr>
          <w:rStyle w:val="hljs-keyword"/>
        </w:rPr>
        <w:t>var</w:t>
      </w:r>
      <w:r>
        <w:rPr>
          <w:rStyle w:val="HTMLCode"/>
        </w:rPr>
        <w:t xml:space="preserve"> result = </w:t>
      </w:r>
      <w:r>
        <w:rPr>
          <w:rStyle w:val="hljs-keyword"/>
        </w:rPr>
        <w:t>string</w:t>
      </w:r>
      <w:r>
        <w:rPr>
          <w:rStyle w:val="HTMLCode"/>
        </w:rPr>
        <w:t xml:space="preserve">.IsNullOrEmpty(_testSecret) ? </w:t>
      </w:r>
      <w:r>
        <w:rPr>
          <w:rStyle w:val="hljs-string"/>
        </w:rPr>
        <w:t>"Null"</w:t>
      </w:r>
      <w:r>
        <w:rPr>
          <w:rStyle w:val="HTMLCode"/>
        </w:rPr>
        <w:t xml:space="preserve"> : </w:t>
      </w:r>
      <w:r>
        <w:rPr>
          <w:rStyle w:val="hljs-string"/>
        </w:rPr>
        <w:t>"Not Null"</w:t>
      </w:r>
      <w:r>
        <w:rPr>
          <w:rStyle w:val="HTMLCode"/>
        </w:rPr>
        <w:t>;</w:t>
      </w:r>
    </w:p>
    <w:p w:rsidR="001E7B75" w:rsidRDefault="001E7B75" w:rsidP="001E7B75">
      <w:pPr>
        <w:pStyle w:val="HTMLPreformatted"/>
        <w:rPr>
          <w:rStyle w:val="HTMLCode"/>
        </w:rPr>
      </w:pPr>
      <w:r>
        <w:rPr>
          <w:rStyle w:val="HTMLCode"/>
        </w:rPr>
        <w:t xml:space="preserve">            app.Run(</w:t>
      </w:r>
      <w:r>
        <w:rPr>
          <w:rStyle w:val="hljs-keyword"/>
        </w:rPr>
        <w:t>async</w:t>
      </w:r>
      <w:r>
        <w:rPr>
          <w:rStyle w:val="HTMLCode"/>
        </w:rPr>
        <w:t xml:space="preserve"> (context) =&gt;</w:t>
      </w:r>
    </w:p>
    <w:p w:rsidR="001E7B75" w:rsidRDefault="001E7B75" w:rsidP="001E7B75">
      <w:pPr>
        <w:pStyle w:val="HTMLPreformatted"/>
        <w:rPr>
          <w:rStyle w:val="HTMLCode"/>
        </w:rPr>
      </w:pPr>
      <w:r>
        <w:rPr>
          <w:rStyle w:val="HTMLCode"/>
        </w:rPr>
        <w:t xml:space="preserve">            {</w:t>
      </w:r>
    </w:p>
    <w:p w:rsidR="001E7B75" w:rsidRDefault="001E7B75" w:rsidP="001E7B75">
      <w:pPr>
        <w:pStyle w:val="HTMLPreformatted"/>
        <w:rPr>
          <w:rStyle w:val="HTMLCode"/>
        </w:rPr>
      </w:pPr>
      <w:r>
        <w:rPr>
          <w:rStyle w:val="HTMLCode"/>
        </w:rPr>
        <w:t xml:space="preserve">                </w:t>
      </w:r>
      <w:r>
        <w:rPr>
          <w:rStyle w:val="hljs-keyword"/>
        </w:rPr>
        <w:t>await</w:t>
      </w:r>
      <w:r>
        <w:rPr>
          <w:rStyle w:val="HTMLCode"/>
        </w:rPr>
        <w:t xml:space="preserve"> context.Response.WriteAsync(</w:t>
      </w:r>
      <w:r>
        <w:rPr>
          <w:rStyle w:val="hljs-string"/>
        </w:rPr>
        <w:t xml:space="preserve">$"Secret is </w:t>
      </w:r>
      <w:r>
        <w:rPr>
          <w:rStyle w:val="hljs-subst"/>
        </w:rPr>
        <w:t>{result}</w:t>
      </w:r>
      <w:r>
        <w:rPr>
          <w:rStyle w:val="hljs-string"/>
        </w:rPr>
        <w:t>"</w:t>
      </w:r>
      <w:r>
        <w:rPr>
          <w:rStyle w:val="HTMLCode"/>
        </w:rPr>
        <w:t>);</w:t>
      </w:r>
    </w:p>
    <w:p w:rsidR="001E7B75" w:rsidRDefault="001E7B75" w:rsidP="001E7B75">
      <w:pPr>
        <w:pStyle w:val="HTMLPreformatted"/>
        <w:rPr>
          <w:rStyle w:val="HTMLCode"/>
        </w:rPr>
      </w:pPr>
      <w:r>
        <w:rPr>
          <w:rStyle w:val="HTMLCode"/>
        </w:rPr>
        <w:t xml:space="preserve">            });</w:t>
      </w:r>
    </w:p>
    <w:p w:rsidR="001E7B75" w:rsidRDefault="001E7B75" w:rsidP="001E7B75">
      <w:pPr>
        <w:pStyle w:val="HTMLPreformatted"/>
        <w:rPr>
          <w:rStyle w:val="HTMLCode"/>
        </w:rPr>
      </w:pPr>
      <w:r>
        <w:rPr>
          <w:rStyle w:val="HTMLCode"/>
        </w:rPr>
        <w:t xml:space="preserve">        }</w:t>
      </w:r>
    </w:p>
    <w:p w:rsidR="001E7B75" w:rsidRDefault="001E7B75" w:rsidP="001E7B75">
      <w:pPr>
        <w:pStyle w:val="HTMLPreformatted"/>
        <w:rPr>
          <w:rStyle w:val="HTMLCode"/>
        </w:rPr>
      </w:pPr>
      <w:r>
        <w:rPr>
          <w:rStyle w:val="HTMLCode"/>
        </w:rPr>
        <w:t xml:space="preserve">    }</w:t>
      </w:r>
    </w:p>
    <w:p w:rsidR="001E7B75" w:rsidRDefault="001E7B75" w:rsidP="001E7B75">
      <w:pPr>
        <w:pStyle w:val="HTMLPreformatted"/>
        <w:rPr>
          <w:rStyle w:val="HTMLCode"/>
        </w:rPr>
      </w:pPr>
      <w:r>
        <w:rPr>
          <w:rStyle w:val="HTMLCode"/>
        </w:rPr>
        <w:t>}</w:t>
      </w:r>
    </w:p>
    <w:p w:rsidR="001E7B75" w:rsidRDefault="001E7B75" w:rsidP="001E7B75">
      <w:pPr>
        <w:pStyle w:val="lf-text-block"/>
      </w:pPr>
      <w:r>
        <w:t>You can access user secrets via the configuration API:</w:t>
      </w:r>
      <w:r>
        <w:rPr>
          <w:rStyle w:val="lf-thread-btn"/>
        </w:rPr>
        <w:t xml:space="preserve"> </w:t>
      </w:r>
    </w:p>
    <w:p w:rsidR="001E7B75" w:rsidRDefault="001E7B75" w:rsidP="001E7B75">
      <w:r>
        <w:rPr>
          <w:rStyle w:val="language"/>
        </w:rPr>
        <w:t>C#</w:t>
      </w:r>
    </w:p>
    <w:p w:rsidR="001E7B75" w:rsidRDefault="001E7B75" w:rsidP="001E7B75">
      <w:pPr>
        <w:pStyle w:val="HTMLPreformatted"/>
        <w:rPr>
          <w:rStyle w:val="HTMLCode"/>
        </w:rPr>
      </w:pPr>
      <w:r>
        <w:rPr>
          <w:rStyle w:val="hljs-keyword"/>
        </w:rPr>
        <w:t>using</w:t>
      </w:r>
      <w:r>
        <w:rPr>
          <w:rStyle w:val="HTMLCode"/>
        </w:rPr>
        <w:t xml:space="preserve"> Microsoft.AspNetCore.Builder;</w:t>
      </w:r>
    </w:p>
    <w:p w:rsidR="001E7B75" w:rsidRDefault="001E7B75" w:rsidP="001E7B75">
      <w:pPr>
        <w:pStyle w:val="HTMLPreformatted"/>
        <w:rPr>
          <w:rStyle w:val="HTMLCode"/>
        </w:rPr>
      </w:pPr>
      <w:r>
        <w:rPr>
          <w:rStyle w:val="hljs-keyword"/>
        </w:rPr>
        <w:t>using</w:t>
      </w:r>
      <w:r>
        <w:rPr>
          <w:rStyle w:val="HTMLCode"/>
        </w:rPr>
        <w:t xml:space="preserve"> Microsoft.AspNetCore.Hosting;</w:t>
      </w:r>
    </w:p>
    <w:p w:rsidR="001E7B75" w:rsidRDefault="001E7B75" w:rsidP="001E7B75">
      <w:pPr>
        <w:pStyle w:val="HTMLPreformatted"/>
        <w:rPr>
          <w:rStyle w:val="HTMLCode"/>
        </w:rPr>
      </w:pPr>
      <w:r>
        <w:rPr>
          <w:rStyle w:val="hljs-keyword"/>
        </w:rPr>
        <w:t>using</w:t>
      </w:r>
      <w:r>
        <w:rPr>
          <w:rStyle w:val="HTMLCode"/>
        </w:rPr>
        <w:t xml:space="preserve"> Microsoft.AspNetCore.Http;</w:t>
      </w:r>
    </w:p>
    <w:p w:rsidR="001E7B75" w:rsidRDefault="001E7B75" w:rsidP="001E7B75">
      <w:pPr>
        <w:pStyle w:val="HTMLPreformatted"/>
        <w:rPr>
          <w:rStyle w:val="HTMLCode"/>
        </w:rPr>
      </w:pPr>
      <w:r>
        <w:rPr>
          <w:rStyle w:val="hljs-keyword"/>
        </w:rPr>
        <w:t>using</w:t>
      </w:r>
      <w:r>
        <w:rPr>
          <w:rStyle w:val="HTMLCode"/>
        </w:rPr>
        <w:t xml:space="preserve"> Microsoft.Extensions.Configuration;</w:t>
      </w:r>
    </w:p>
    <w:p w:rsidR="001E7B75" w:rsidRDefault="001E7B75" w:rsidP="001E7B75">
      <w:pPr>
        <w:pStyle w:val="HTMLPreformatted"/>
        <w:rPr>
          <w:rStyle w:val="HTMLCode"/>
        </w:rPr>
      </w:pPr>
      <w:r>
        <w:rPr>
          <w:rStyle w:val="hljs-keyword"/>
        </w:rPr>
        <w:t>using</w:t>
      </w:r>
      <w:r>
        <w:rPr>
          <w:rStyle w:val="HTMLCode"/>
        </w:rPr>
        <w:t xml:space="preserve"> Microsoft.Extensions.DependencyInjection;</w:t>
      </w:r>
    </w:p>
    <w:p w:rsidR="001E7B75" w:rsidRDefault="001E7B75" w:rsidP="001E7B75">
      <w:pPr>
        <w:pStyle w:val="HTMLPreformatted"/>
        <w:rPr>
          <w:rStyle w:val="HTMLCode"/>
        </w:rPr>
      </w:pPr>
    </w:p>
    <w:p w:rsidR="001E7B75" w:rsidRDefault="001E7B75" w:rsidP="001E7B75">
      <w:pPr>
        <w:pStyle w:val="HTMLPreformatted"/>
        <w:rPr>
          <w:rStyle w:val="HTMLCode"/>
        </w:rPr>
      </w:pPr>
      <w:r>
        <w:rPr>
          <w:rStyle w:val="hljs-keyword"/>
        </w:rPr>
        <w:t>namespace</w:t>
      </w:r>
      <w:r>
        <w:rPr>
          <w:rStyle w:val="HTMLCode"/>
        </w:rPr>
        <w:t xml:space="preserve"> </w:t>
      </w:r>
      <w:r>
        <w:rPr>
          <w:rStyle w:val="hljs-title"/>
        </w:rPr>
        <w:t>UserSecrets</w:t>
      </w:r>
    </w:p>
    <w:p w:rsidR="001E7B75" w:rsidRDefault="001E7B75" w:rsidP="001E7B75">
      <w:pPr>
        <w:pStyle w:val="HTMLPreformatted"/>
        <w:rPr>
          <w:rStyle w:val="HTMLCode"/>
        </w:rPr>
      </w:pPr>
      <w:r>
        <w:rPr>
          <w:rStyle w:val="HTMLCode"/>
        </w:rPr>
        <w:t>{</w:t>
      </w:r>
    </w:p>
    <w:p w:rsidR="001E7B75" w:rsidRDefault="001E7B75" w:rsidP="001E7B75">
      <w:pPr>
        <w:pStyle w:val="HTMLPreformatted"/>
        <w:rPr>
          <w:rStyle w:val="HTMLCode"/>
        </w:rPr>
      </w:pPr>
      <w:r>
        <w:rPr>
          <w:rStyle w:val="HTMLCode"/>
        </w:rPr>
        <w:t xml:space="preserve">    </w:t>
      </w:r>
      <w:r>
        <w:rPr>
          <w:rStyle w:val="hljs-keyword"/>
        </w:rPr>
        <w:t>public</w:t>
      </w:r>
      <w:r>
        <w:rPr>
          <w:rStyle w:val="HTMLCode"/>
        </w:rPr>
        <w:t xml:space="preserve"> </w:t>
      </w:r>
      <w:r>
        <w:rPr>
          <w:rStyle w:val="hljs-keyword"/>
        </w:rPr>
        <w:t>class</w:t>
      </w:r>
      <w:r>
        <w:rPr>
          <w:rStyle w:val="HTMLCode"/>
        </w:rPr>
        <w:t xml:space="preserve"> </w:t>
      </w:r>
      <w:r>
        <w:rPr>
          <w:rStyle w:val="hljs-title"/>
        </w:rPr>
        <w:t>Startup</w:t>
      </w:r>
    </w:p>
    <w:p w:rsidR="001E7B75" w:rsidRDefault="001E7B75" w:rsidP="001E7B75">
      <w:pPr>
        <w:pStyle w:val="HTMLPreformatted"/>
        <w:rPr>
          <w:rStyle w:val="HTMLCode"/>
        </w:rPr>
      </w:pPr>
      <w:r>
        <w:rPr>
          <w:rStyle w:val="HTMLCode"/>
        </w:rPr>
        <w:t xml:space="preserve">    {</w:t>
      </w:r>
    </w:p>
    <w:p w:rsidR="001E7B75" w:rsidRDefault="001E7B75" w:rsidP="001E7B75">
      <w:pPr>
        <w:pStyle w:val="HTMLPreformatted"/>
        <w:rPr>
          <w:rStyle w:val="HTMLCode"/>
        </w:rPr>
      </w:pPr>
      <w:r>
        <w:rPr>
          <w:rStyle w:val="HTMLCode"/>
        </w:rPr>
        <w:t xml:space="preserve">        </w:t>
      </w:r>
      <w:r>
        <w:rPr>
          <w:rStyle w:val="hljs-keyword"/>
        </w:rPr>
        <w:t>string</w:t>
      </w:r>
      <w:r>
        <w:rPr>
          <w:rStyle w:val="HTMLCode"/>
        </w:rPr>
        <w:t xml:space="preserve"> _testSecret = </w:t>
      </w:r>
      <w:r>
        <w:rPr>
          <w:rStyle w:val="hljs-literal"/>
        </w:rPr>
        <w:t>null</w:t>
      </w:r>
      <w:r>
        <w:rPr>
          <w:rStyle w:val="HTMLCode"/>
        </w:rPr>
        <w:t>;</w:t>
      </w:r>
    </w:p>
    <w:p w:rsidR="001E7B75" w:rsidRDefault="001E7B75" w:rsidP="001E7B75">
      <w:pPr>
        <w:pStyle w:val="HTMLPreformatted"/>
        <w:rPr>
          <w:rStyle w:val="hljs-function"/>
        </w:rPr>
      </w:pPr>
      <w:r>
        <w:rPr>
          <w:rStyle w:val="HTMLCode"/>
        </w:rPr>
        <w:t xml:space="preserve">        </w:t>
      </w:r>
      <w:r>
        <w:rPr>
          <w:rStyle w:val="hljs-keyword"/>
        </w:rPr>
        <w:t>public</w:t>
      </w:r>
      <w:r>
        <w:rPr>
          <w:rStyle w:val="hljs-function"/>
        </w:rPr>
        <w:t xml:space="preserve"> </w:t>
      </w:r>
      <w:r>
        <w:rPr>
          <w:rStyle w:val="hljs-title"/>
        </w:rPr>
        <w:t>Startup</w:t>
      </w:r>
      <w:r>
        <w:rPr>
          <w:rStyle w:val="hljs-function"/>
        </w:rPr>
        <w:t>(</w:t>
      </w:r>
      <w:r>
        <w:rPr>
          <w:rStyle w:val="hljs-params"/>
        </w:rPr>
        <w:t>IHostingEnvironment env</w:t>
      </w:r>
      <w:r>
        <w:rPr>
          <w:rStyle w:val="hljs-function"/>
        </w:rPr>
        <w:t>)</w:t>
      </w:r>
    </w:p>
    <w:p w:rsidR="001E7B75" w:rsidRDefault="001E7B75" w:rsidP="001E7B75">
      <w:pPr>
        <w:pStyle w:val="HTMLPreformatted"/>
        <w:rPr>
          <w:rStyle w:val="HTMLCode"/>
        </w:rPr>
      </w:pPr>
      <w:r>
        <w:rPr>
          <w:rStyle w:val="hljs-function"/>
        </w:rPr>
        <w:t xml:space="preserve">        </w:t>
      </w:r>
      <w:r>
        <w:rPr>
          <w:rStyle w:val="HTMLCode"/>
        </w:rPr>
        <w:t>{</w:t>
      </w:r>
    </w:p>
    <w:p w:rsidR="001E7B75" w:rsidRDefault="001E7B75" w:rsidP="001E7B75">
      <w:pPr>
        <w:pStyle w:val="HTMLPreformatted"/>
        <w:rPr>
          <w:rStyle w:val="HTMLCode"/>
        </w:rPr>
      </w:pPr>
      <w:r>
        <w:rPr>
          <w:rStyle w:val="HTMLCode"/>
        </w:rPr>
        <w:t xml:space="preserve">            </w:t>
      </w:r>
      <w:r>
        <w:rPr>
          <w:rStyle w:val="hljs-keyword"/>
        </w:rPr>
        <w:t>var</w:t>
      </w:r>
      <w:r>
        <w:rPr>
          <w:rStyle w:val="HTMLCode"/>
        </w:rPr>
        <w:t xml:space="preserve"> builder = </w:t>
      </w:r>
      <w:r>
        <w:rPr>
          <w:rStyle w:val="hljs-keyword"/>
        </w:rPr>
        <w:t>new</w:t>
      </w:r>
      <w:r>
        <w:rPr>
          <w:rStyle w:val="HTMLCode"/>
        </w:rPr>
        <w:t xml:space="preserve"> ConfigurationBuilder();</w:t>
      </w:r>
    </w:p>
    <w:p w:rsidR="001E7B75" w:rsidRDefault="001E7B75" w:rsidP="001E7B75">
      <w:pPr>
        <w:pStyle w:val="HTMLPreformatted"/>
        <w:rPr>
          <w:rStyle w:val="HTMLCode"/>
        </w:rPr>
      </w:pPr>
    </w:p>
    <w:p w:rsidR="001E7B75" w:rsidRDefault="001E7B75" w:rsidP="001E7B75">
      <w:pPr>
        <w:pStyle w:val="HTMLPreformatted"/>
        <w:rPr>
          <w:rStyle w:val="HTMLCode"/>
        </w:rPr>
      </w:pPr>
      <w:r>
        <w:rPr>
          <w:rStyle w:val="HTMLCode"/>
        </w:rPr>
        <w:t xml:space="preserve">            </w:t>
      </w:r>
      <w:r>
        <w:rPr>
          <w:rStyle w:val="hljs-keyword"/>
        </w:rPr>
        <w:t>if</w:t>
      </w:r>
      <w:r>
        <w:rPr>
          <w:rStyle w:val="HTMLCode"/>
        </w:rPr>
        <w:t xml:space="preserve"> (env.IsDevelopment())</w:t>
      </w:r>
    </w:p>
    <w:p w:rsidR="001E7B75" w:rsidRDefault="001E7B75" w:rsidP="001E7B75">
      <w:pPr>
        <w:pStyle w:val="HTMLPreformatted"/>
        <w:rPr>
          <w:rStyle w:val="HTMLCode"/>
        </w:rPr>
      </w:pPr>
      <w:r>
        <w:rPr>
          <w:rStyle w:val="HTMLCode"/>
        </w:rPr>
        <w:t xml:space="preserve">            {</w:t>
      </w:r>
    </w:p>
    <w:p w:rsidR="001E7B75" w:rsidRDefault="001E7B75" w:rsidP="001E7B75">
      <w:pPr>
        <w:pStyle w:val="HTMLPreformatted"/>
        <w:rPr>
          <w:rStyle w:val="HTMLCode"/>
        </w:rPr>
      </w:pPr>
      <w:r>
        <w:rPr>
          <w:rStyle w:val="HTMLCode"/>
        </w:rPr>
        <w:t xml:space="preserve">                builder.AddUserSecrets&lt;Startup&gt;();</w:t>
      </w:r>
    </w:p>
    <w:p w:rsidR="001E7B75" w:rsidRDefault="001E7B75" w:rsidP="001E7B75">
      <w:pPr>
        <w:pStyle w:val="HTMLPreformatted"/>
        <w:rPr>
          <w:rStyle w:val="HTMLCode"/>
        </w:rPr>
      </w:pPr>
      <w:r>
        <w:rPr>
          <w:rStyle w:val="HTMLCode"/>
        </w:rPr>
        <w:t xml:space="preserve">            }</w:t>
      </w:r>
    </w:p>
    <w:p w:rsidR="001E7B75" w:rsidRDefault="001E7B75" w:rsidP="001E7B75">
      <w:pPr>
        <w:pStyle w:val="HTMLPreformatted"/>
        <w:rPr>
          <w:rStyle w:val="HTMLCode"/>
        </w:rPr>
      </w:pPr>
    </w:p>
    <w:p w:rsidR="001E7B75" w:rsidRDefault="001E7B75" w:rsidP="001E7B75">
      <w:pPr>
        <w:pStyle w:val="HTMLPreformatted"/>
        <w:rPr>
          <w:rStyle w:val="HTMLCode"/>
        </w:rPr>
      </w:pPr>
      <w:r>
        <w:rPr>
          <w:rStyle w:val="HTMLCode"/>
        </w:rPr>
        <w:t xml:space="preserve">            Configuration = builder.Build();</w:t>
      </w:r>
    </w:p>
    <w:p w:rsidR="001E7B75" w:rsidRDefault="001E7B75" w:rsidP="001E7B75">
      <w:pPr>
        <w:pStyle w:val="HTMLPreformatted"/>
        <w:rPr>
          <w:rStyle w:val="HTMLCode"/>
        </w:rPr>
      </w:pPr>
      <w:r>
        <w:rPr>
          <w:rStyle w:val="HTMLCode"/>
        </w:rPr>
        <w:t xml:space="preserve">        }</w:t>
      </w:r>
    </w:p>
    <w:p w:rsidR="001E7B75" w:rsidRDefault="001E7B75" w:rsidP="001E7B75">
      <w:pPr>
        <w:pStyle w:val="HTMLPreformatted"/>
        <w:rPr>
          <w:rStyle w:val="HTMLCode"/>
        </w:rPr>
      </w:pPr>
    </w:p>
    <w:p w:rsidR="001E7B75" w:rsidRDefault="001E7B75" w:rsidP="001E7B75">
      <w:pPr>
        <w:pStyle w:val="HTMLPreformatted"/>
        <w:rPr>
          <w:rStyle w:val="HTMLCode"/>
        </w:rPr>
      </w:pPr>
      <w:r>
        <w:rPr>
          <w:rStyle w:val="HTMLCode"/>
        </w:rPr>
        <w:t xml:space="preserve">        </w:t>
      </w:r>
      <w:r>
        <w:rPr>
          <w:rStyle w:val="hljs-keyword"/>
        </w:rPr>
        <w:t>public</w:t>
      </w:r>
      <w:r>
        <w:rPr>
          <w:rStyle w:val="HTMLCode"/>
        </w:rPr>
        <w:t xml:space="preserve"> IConfigurationRoot Configuration { </w:t>
      </w:r>
      <w:r>
        <w:rPr>
          <w:rStyle w:val="hljs-keyword"/>
        </w:rPr>
        <w:t>get</w:t>
      </w:r>
      <w:r>
        <w:rPr>
          <w:rStyle w:val="HTMLCode"/>
        </w:rPr>
        <w:t>; }</w:t>
      </w:r>
    </w:p>
    <w:p w:rsidR="001E7B75" w:rsidRDefault="001E7B75" w:rsidP="001E7B75">
      <w:pPr>
        <w:pStyle w:val="HTMLPreformatted"/>
        <w:rPr>
          <w:rStyle w:val="HTMLCode"/>
        </w:rPr>
      </w:pPr>
    </w:p>
    <w:p w:rsidR="001E7B75" w:rsidRDefault="001E7B75" w:rsidP="001E7B75">
      <w:pPr>
        <w:pStyle w:val="HTMLPreformatted"/>
        <w:rPr>
          <w:rStyle w:val="hljs-function"/>
        </w:rPr>
      </w:pPr>
      <w:r>
        <w:rPr>
          <w:rStyle w:val="line-highlight"/>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ConfigureServices</w:t>
      </w:r>
      <w:r>
        <w:rPr>
          <w:rStyle w:val="hljs-function"/>
        </w:rPr>
        <w:t>(</w:t>
      </w:r>
      <w:r>
        <w:rPr>
          <w:rStyle w:val="hljs-params"/>
        </w:rPr>
        <w:t>IServiceCollection services</w:t>
      </w:r>
      <w:r>
        <w:rPr>
          <w:rStyle w:val="hljs-function"/>
        </w:rPr>
        <w:t>)</w:t>
      </w:r>
    </w:p>
    <w:p w:rsidR="001E7B75" w:rsidRDefault="001E7B75" w:rsidP="001E7B75">
      <w:pPr>
        <w:pStyle w:val="HTMLPreformatted"/>
        <w:rPr>
          <w:rStyle w:val="line-highlight"/>
        </w:rPr>
      </w:pPr>
      <w:r>
        <w:rPr>
          <w:rStyle w:val="hljs-function"/>
        </w:rPr>
        <w:t xml:space="preserve">        </w:t>
      </w:r>
      <w:r>
        <w:rPr>
          <w:rStyle w:val="line-highlight"/>
        </w:rPr>
        <w:t>{</w:t>
      </w:r>
    </w:p>
    <w:p w:rsidR="001E7B75" w:rsidRDefault="001E7B75" w:rsidP="001E7B75">
      <w:pPr>
        <w:pStyle w:val="HTMLPreformatted"/>
        <w:rPr>
          <w:rStyle w:val="line-highlight"/>
        </w:rPr>
      </w:pPr>
      <w:r>
        <w:rPr>
          <w:rStyle w:val="line-highlight"/>
        </w:rPr>
        <w:t xml:space="preserve">            _testSecret = Configuration[</w:t>
      </w:r>
      <w:r>
        <w:rPr>
          <w:rStyle w:val="hljs-string"/>
        </w:rPr>
        <w:t>"MySecret"</w:t>
      </w:r>
      <w:r>
        <w:rPr>
          <w:rStyle w:val="line-highlight"/>
        </w:rPr>
        <w:t>];</w:t>
      </w:r>
    </w:p>
    <w:p w:rsidR="001E7B75" w:rsidRDefault="001E7B75" w:rsidP="001E7B75">
      <w:pPr>
        <w:pStyle w:val="HTMLPreformatted"/>
        <w:rPr>
          <w:rStyle w:val="HTMLCode"/>
        </w:rPr>
      </w:pPr>
      <w:r>
        <w:rPr>
          <w:rStyle w:val="line-highlight"/>
        </w:rPr>
        <w:t xml:space="preserve">        }</w:t>
      </w:r>
    </w:p>
    <w:p w:rsidR="001E7B75" w:rsidRDefault="001E7B75" w:rsidP="001E7B75">
      <w:pPr>
        <w:pStyle w:val="HTMLPreformatted"/>
        <w:rPr>
          <w:rStyle w:val="HTMLCode"/>
        </w:rPr>
      </w:pPr>
    </w:p>
    <w:p w:rsidR="001E7B75" w:rsidRDefault="001E7B75" w:rsidP="001E7B75">
      <w:pPr>
        <w:pStyle w:val="HTMLPreformatted"/>
        <w:rPr>
          <w:rStyle w:val="hljs-function"/>
        </w:rPr>
      </w:pPr>
      <w:r>
        <w:rPr>
          <w:rStyle w:val="HTMLCode"/>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Configure</w:t>
      </w:r>
      <w:r>
        <w:rPr>
          <w:rStyle w:val="hljs-function"/>
        </w:rPr>
        <w:t>(</w:t>
      </w:r>
      <w:r>
        <w:rPr>
          <w:rStyle w:val="hljs-params"/>
        </w:rPr>
        <w:t>IApplicationBuilder app</w:t>
      </w:r>
      <w:r>
        <w:rPr>
          <w:rStyle w:val="hljs-function"/>
        </w:rPr>
        <w:t>)</w:t>
      </w:r>
    </w:p>
    <w:p w:rsidR="001E7B75" w:rsidRDefault="001E7B75" w:rsidP="001E7B75">
      <w:pPr>
        <w:pStyle w:val="HTMLPreformatted"/>
        <w:rPr>
          <w:rStyle w:val="HTMLCode"/>
        </w:rPr>
      </w:pPr>
      <w:r>
        <w:rPr>
          <w:rStyle w:val="hljs-function"/>
        </w:rPr>
        <w:t xml:space="preserve">        </w:t>
      </w:r>
      <w:r>
        <w:rPr>
          <w:rStyle w:val="HTMLCode"/>
        </w:rPr>
        <w:t>{</w:t>
      </w:r>
    </w:p>
    <w:p w:rsidR="001E7B75" w:rsidRDefault="001E7B75" w:rsidP="001E7B75">
      <w:pPr>
        <w:pStyle w:val="HTMLPreformatted"/>
        <w:rPr>
          <w:rStyle w:val="HTMLCode"/>
        </w:rPr>
      </w:pPr>
      <w:r>
        <w:rPr>
          <w:rStyle w:val="HTMLCode"/>
        </w:rPr>
        <w:t xml:space="preserve">            </w:t>
      </w:r>
      <w:r>
        <w:rPr>
          <w:rStyle w:val="hljs-keyword"/>
        </w:rPr>
        <w:t>var</w:t>
      </w:r>
      <w:r>
        <w:rPr>
          <w:rStyle w:val="HTMLCode"/>
        </w:rPr>
        <w:t xml:space="preserve"> result = </w:t>
      </w:r>
      <w:r>
        <w:rPr>
          <w:rStyle w:val="hljs-keyword"/>
        </w:rPr>
        <w:t>string</w:t>
      </w:r>
      <w:r>
        <w:rPr>
          <w:rStyle w:val="HTMLCode"/>
        </w:rPr>
        <w:t xml:space="preserve">.IsNullOrEmpty(_testSecret) ? </w:t>
      </w:r>
      <w:r>
        <w:rPr>
          <w:rStyle w:val="hljs-string"/>
        </w:rPr>
        <w:t>"Null"</w:t>
      </w:r>
      <w:r>
        <w:rPr>
          <w:rStyle w:val="HTMLCode"/>
        </w:rPr>
        <w:t xml:space="preserve"> : </w:t>
      </w:r>
      <w:r>
        <w:rPr>
          <w:rStyle w:val="hljs-string"/>
        </w:rPr>
        <w:t>"Not Null"</w:t>
      </w:r>
      <w:r>
        <w:rPr>
          <w:rStyle w:val="HTMLCode"/>
        </w:rPr>
        <w:t>;</w:t>
      </w:r>
    </w:p>
    <w:p w:rsidR="001E7B75" w:rsidRDefault="001E7B75" w:rsidP="001E7B75">
      <w:pPr>
        <w:pStyle w:val="HTMLPreformatted"/>
        <w:rPr>
          <w:rStyle w:val="HTMLCode"/>
        </w:rPr>
      </w:pPr>
      <w:r>
        <w:rPr>
          <w:rStyle w:val="HTMLCode"/>
        </w:rPr>
        <w:t xml:space="preserve">            app.Run(</w:t>
      </w:r>
      <w:r>
        <w:rPr>
          <w:rStyle w:val="hljs-keyword"/>
        </w:rPr>
        <w:t>async</w:t>
      </w:r>
      <w:r>
        <w:rPr>
          <w:rStyle w:val="HTMLCode"/>
        </w:rPr>
        <w:t xml:space="preserve"> (context) =&gt;</w:t>
      </w:r>
    </w:p>
    <w:p w:rsidR="001E7B75" w:rsidRDefault="001E7B75" w:rsidP="001E7B75">
      <w:pPr>
        <w:pStyle w:val="HTMLPreformatted"/>
        <w:rPr>
          <w:rStyle w:val="HTMLCode"/>
        </w:rPr>
      </w:pPr>
      <w:r>
        <w:rPr>
          <w:rStyle w:val="HTMLCode"/>
        </w:rPr>
        <w:t xml:space="preserve">            {</w:t>
      </w:r>
    </w:p>
    <w:p w:rsidR="001E7B75" w:rsidRDefault="001E7B75" w:rsidP="001E7B75">
      <w:pPr>
        <w:pStyle w:val="HTMLPreformatted"/>
        <w:rPr>
          <w:rStyle w:val="HTMLCode"/>
        </w:rPr>
      </w:pPr>
      <w:r>
        <w:rPr>
          <w:rStyle w:val="HTMLCode"/>
        </w:rPr>
        <w:t xml:space="preserve">                </w:t>
      </w:r>
      <w:r>
        <w:rPr>
          <w:rStyle w:val="hljs-keyword"/>
        </w:rPr>
        <w:t>await</w:t>
      </w:r>
      <w:r>
        <w:rPr>
          <w:rStyle w:val="HTMLCode"/>
        </w:rPr>
        <w:t xml:space="preserve"> context.Response.WriteAsync(</w:t>
      </w:r>
      <w:r>
        <w:rPr>
          <w:rStyle w:val="hljs-string"/>
        </w:rPr>
        <w:t xml:space="preserve">$"Secret is </w:t>
      </w:r>
      <w:r>
        <w:rPr>
          <w:rStyle w:val="hljs-subst"/>
        </w:rPr>
        <w:t>{result}</w:t>
      </w:r>
      <w:r>
        <w:rPr>
          <w:rStyle w:val="hljs-string"/>
        </w:rPr>
        <w:t>"</w:t>
      </w:r>
      <w:r>
        <w:rPr>
          <w:rStyle w:val="HTMLCode"/>
        </w:rPr>
        <w:t>);</w:t>
      </w:r>
    </w:p>
    <w:p w:rsidR="001E7B75" w:rsidRDefault="001E7B75" w:rsidP="001E7B75">
      <w:pPr>
        <w:pStyle w:val="HTMLPreformatted"/>
        <w:rPr>
          <w:rStyle w:val="HTMLCode"/>
        </w:rPr>
      </w:pPr>
      <w:r>
        <w:rPr>
          <w:rStyle w:val="HTMLCode"/>
        </w:rPr>
        <w:t xml:space="preserve">            });</w:t>
      </w:r>
    </w:p>
    <w:p w:rsidR="001E7B75" w:rsidRDefault="001E7B75" w:rsidP="001E7B75">
      <w:pPr>
        <w:pStyle w:val="HTMLPreformatted"/>
        <w:rPr>
          <w:rStyle w:val="HTMLCode"/>
        </w:rPr>
      </w:pPr>
      <w:r>
        <w:rPr>
          <w:rStyle w:val="HTMLCode"/>
        </w:rPr>
        <w:t xml:space="preserve">        }</w:t>
      </w:r>
    </w:p>
    <w:p w:rsidR="001E7B75" w:rsidRDefault="001E7B75" w:rsidP="001E7B75">
      <w:pPr>
        <w:pStyle w:val="HTMLPreformatted"/>
        <w:rPr>
          <w:rStyle w:val="HTMLCode"/>
        </w:rPr>
      </w:pPr>
      <w:r>
        <w:rPr>
          <w:rStyle w:val="HTMLCode"/>
        </w:rPr>
        <w:t xml:space="preserve">    }</w:t>
      </w:r>
    </w:p>
    <w:p w:rsidR="001E7B75" w:rsidRDefault="001E7B75" w:rsidP="001E7B75">
      <w:pPr>
        <w:pStyle w:val="HTMLPreformatted"/>
        <w:rPr>
          <w:rStyle w:val="HTMLCode"/>
        </w:rPr>
      </w:pPr>
      <w:r>
        <w:rPr>
          <w:rStyle w:val="HTMLCode"/>
        </w:rPr>
        <w:lastRenderedPageBreak/>
        <w:t>}</w:t>
      </w:r>
    </w:p>
    <w:p w:rsidR="001E7B75" w:rsidRDefault="001E7B75" w:rsidP="001E7B75">
      <w:pPr>
        <w:pStyle w:val="Heading2"/>
      </w:pPr>
      <w:r>
        <w:t>How the Secret Manager tool works</w:t>
      </w:r>
    </w:p>
    <w:p w:rsidR="001E7B75" w:rsidRDefault="001E7B75" w:rsidP="001E7B75">
      <w:pPr>
        <w:pStyle w:val="lf-text-block"/>
      </w:pPr>
      <w:r>
        <w:t xml:space="preserve">The Secret Manager tool abstracts away the implementation details, such as where and how the values are stored. You can use the tool without knowing these implementation details. In the current version, the values are stored in a </w:t>
      </w:r>
      <w:hyperlink r:id="rId37" w:history="1">
        <w:r>
          <w:rPr>
            <w:rStyle w:val="Hyperlink"/>
          </w:rPr>
          <w:t>JSON</w:t>
        </w:r>
      </w:hyperlink>
      <w:r>
        <w:t xml:space="preserve"> configuration file in the user profile directory:</w:t>
      </w:r>
      <w:r>
        <w:rPr>
          <w:rStyle w:val="lf-thread-btn"/>
        </w:rPr>
        <w:t xml:space="preserve"> </w:t>
      </w:r>
    </w:p>
    <w:p w:rsidR="001E7B75" w:rsidRDefault="001E7B75" w:rsidP="001E7B75">
      <w:pPr>
        <w:pStyle w:val="NormalWeb"/>
        <w:numPr>
          <w:ilvl w:val="0"/>
          <w:numId w:val="6"/>
        </w:numPr>
      </w:pPr>
      <w:r>
        <w:t xml:space="preserve">Windows: </w:t>
      </w:r>
      <w:r>
        <w:rPr>
          <w:rStyle w:val="HTMLCode"/>
        </w:rPr>
        <w:t>%APPDATA%\microsoft\UserSecrets\&lt;userSecretsId&gt;\secrets.json</w:t>
      </w:r>
    </w:p>
    <w:p w:rsidR="001E7B75" w:rsidRDefault="001E7B75" w:rsidP="001E7B75">
      <w:pPr>
        <w:pStyle w:val="NormalWeb"/>
        <w:numPr>
          <w:ilvl w:val="0"/>
          <w:numId w:val="6"/>
        </w:numPr>
      </w:pPr>
      <w:r>
        <w:t xml:space="preserve">Linux: </w:t>
      </w:r>
      <w:r>
        <w:rPr>
          <w:rStyle w:val="HTMLCode"/>
        </w:rPr>
        <w:t>~/.microsoft/usersecrets/&lt;userSecretsId&gt;/secrets.json</w:t>
      </w:r>
    </w:p>
    <w:p w:rsidR="001E7B75" w:rsidRDefault="001E7B75" w:rsidP="001E7B75">
      <w:pPr>
        <w:pStyle w:val="NormalWeb"/>
        <w:numPr>
          <w:ilvl w:val="0"/>
          <w:numId w:val="6"/>
        </w:numPr>
      </w:pPr>
      <w:r>
        <w:t xml:space="preserve">Mac: </w:t>
      </w:r>
      <w:r>
        <w:rPr>
          <w:rStyle w:val="HTMLCode"/>
        </w:rPr>
        <w:t>~/.microsoft/usersecrets/&lt;userSecretsId&gt;/secrets.json</w:t>
      </w:r>
    </w:p>
    <w:p w:rsidR="001E7B75" w:rsidRDefault="001E7B75" w:rsidP="001E7B75">
      <w:pPr>
        <w:pStyle w:val="lf-text-block"/>
      </w:pPr>
      <w:r>
        <w:t xml:space="preserve">The value of </w:t>
      </w:r>
      <w:r>
        <w:rPr>
          <w:rStyle w:val="HTMLCode"/>
        </w:rPr>
        <w:t>userSecretsId</w:t>
      </w:r>
      <w:r>
        <w:t xml:space="preserve"> comes from the value specified in </w:t>
      </w:r>
      <w:r>
        <w:rPr>
          <w:rStyle w:val="Emphasis"/>
        </w:rPr>
        <w:t>.csproj</w:t>
      </w:r>
      <w:r>
        <w:t xml:space="preserve"> file.</w:t>
      </w:r>
      <w:r>
        <w:rPr>
          <w:rStyle w:val="lf-thread-btn"/>
        </w:rPr>
        <w:t xml:space="preserve"> </w:t>
      </w:r>
    </w:p>
    <w:p w:rsidR="001E7B75" w:rsidRDefault="001E7B75" w:rsidP="001E7B75">
      <w:pPr>
        <w:pStyle w:val="lf-text-block"/>
      </w:pPr>
      <w:r>
        <w:t xml:space="preserve">You should not write code that depends on the location or format of the data saved with the Secret Manager tool, as these implementation details might change. For example, the secret values are currently </w:t>
      </w:r>
      <w:r>
        <w:rPr>
          <w:rStyle w:val="Emphasis"/>
        </w:rPr>
        <w:t>not</w:t>
      </w:r>
      <w:r>
        <w:t xml:space="preserve"> encrypted today, but could be someday.</w:t>
      </w:r>
    </w:p>
    <w:p w:rsidR="001E7B75" w:rsidRDefault="001E7B75">
      <w:r w:rsidRPr="001E7B75">
        <w:t>https://docs.microsoft.com/en-us/aspnet/core/security/app-secrets</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In your ASP.NET Core application you can load settings from a file named</w:t>
      </w:r>
      <w:r w:rsidRPr="001E7B75">
        <w:rPr>
          <w:rFonts w:ascii="Times New Roman" w:eastAsia="Times New Roman" w:hAnsi="Times New Roman" w:cs="Times New Roman"/>
          <w:i/>
          <w:iCs/>
          <w:sz w:val="24"/>
          <w:szCs w:val="24"/>
          <w:lang w:eastAsia="en-IN"/>
        </w:rPr>
        <w:t xml:space="preserve"> secrets.json</w:t>
      </w:r>
      <w:r w:rsidRPr="001E7B75">
        <w:rPr>
          <w:rFonts w:ascii="Times New Roman" w:eastAsia="Times New Roman" w:hAnsi="Times New Roman" w:cs="Times New Roman"/>
          <w:sz w:val="24"/>
          <w:szCs w:val="24"/>
          <w:lang w:eastAsia="en-IN"/>
        </w:rPr>
        <w:t xml:space="preserve"> that can store API ids and secrets. The whole point of using this secret storage is to avoid having your ClientId and ClientSecret exposed on source control. In production you can have it stored on environment settings.</w:t>
      </w:r>
      <w:r w:rsidRPr="001E7B75">
        <w:rPr>
          <w:rFonts w:ascii="Times New Roman" w:eastAsia="Times New Roman" w:hAnsi="Times New Roman" w:cs="Times New Roman"/>
          <w:sz w:val="24"/>
          <w:szCs w:val="24"/>
          <w:lang w:eastAsia="en-IN"/>
        </w:rPr>
        <w:br/>
      </w:r>
      <w:r w:rsidRPr="001E7B75">
        <w:rPr>
          <w:rFonts w:ascii="Times New Roman" w:eastAsia="Times New Roman" w:hAnsi="Times New Roman" w:cs="Times New Roman"/>
          <w:sz w:val="24"/>
          <w:szCs w:val="24"/>
          <w:lang w:eastAsia="en-IN"/>
        </w:rPr>
        <w:br/>
        <w:t xml:space="preserve">In your ASP.NET Core application you can load settings from a file named </w:t>
      </w:r>
      <w:r w:rsidRPr="001E7B75">
        <w:rPr>
          <w:rFonts w:ascii="Courier New" w:eastAsia="Times New Roman" w:hAnsi="Courier New" w:cs="Courier New"/>
          <w:sz w:val="20"/>
          <w:lang w:eastAsia="en-IN"/>
        </w:rPr>
        <w:t>secrets.json </w:t>
      </w:r>
      <w:r w:rsidRPr="001E7B75">
        <w:rPr>
          <w:rFonts w:ascii="Times New Roman" w:eastAsia="Times New Roman" w:hAnsi="Times New Roman" w:cs="Times New Roman"/>
          <w:sz w:val="24"/>
          <w:szCs w:val="24"/>
          <w:lang w:eastAsia="en-IN"/>
        </w:rPr>
        <w:t>that can store API ids and secrets. The default generated template includes,</w:t>
      </w:r>
    </w:p>
    <w:p w:rsidR="001E7B75" w:rsidRPr="001E7B75" w:rsidRDefault="001E7B75" w:rsidP="001E7B75">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if (env.IsDevelopment())  </w:t>
      </w:r>
    </w:p>
    <w:p w:rsidR="001E7B75" w:rsidRPr="001E7B75" w:rsidRDefault="001E7B75" w:rsidP="001E7B75">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w:t>
      </w:r>
    </w:p>
    <w:p w:rsidR="001E7B75" w:rsidRPr="001E7B75" w:rsidRDefault="001E7B75" w:rsidP="001E7B75">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builder.AddUserSecrets();  </w:t>
      </w:r>
    </w:p>
    <w:p w:rsidR="001E7B75" w:rsidRPr="001E7B75" w:rsidRDefault="001E7B75" w:rsidP="001E7B75">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That is going to add that file only on a development environment. So the whole point of using this secret storage is to avoid having your ClientId and ClientSecret exposed on source control. In production you can have it stored on environment settings, the generated template includes,</w:t>
      </w:r>
    </w:p>
    <w:p w:rsidR="001E7B75" w:rsidRPr="001E7B75" w:rsidRDefault="001E7B75" w:rsidP="001E7B75">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builder.AddEnvironmentVariables();</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Which is going to add the environment variables on your application configuration.</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xml:space="preserve">In order to do that first test your environment by typing </w:t>
      </w:r>
      <w:r w:rsidRPr="001E7B75">
        <w:rPr>
          <w:rFonts w:ascii="Courier New" w:eastAsia="Times New Roman" w:hAnsi="Courier New" w:cs="Courier New"/>
          <w:sz w:val="20"/>
          <w:lang w:eastAsia="en-IN"/>
        </w:rPr>
        <w:t>dnx</w:t>
      </w:r>
      <w:r w:rsidRPr="001E7B75">
        <w:rPr>
          <w:rFonts w:ascii="Times New Roman" w:eastAsia="Times New Roman" w:hAnsi="Times New Roman" w:cs="Times New Roman"/>
          <w:sz w:val="24"/>
          <w:szCs w:val="24"/>
          <w:lang w:eastAsia="en-IN"/>
        </w:rPr>
        <w:t xml:space="preserve"> in the command prompt. If it doesn’t find dnx then run the following,</w:t>
      </w:r>
    </w:p>
    <w:p w:rsidR="001E7B75" w:rsidRPr="001E7B75" w:rsidRDefault="001E7B75" w:rsidP="001E7B75">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cd %userprofile%\.dnx\runtimes\dnx-coreclr-win-x64.1.0.0-rc1-update1\bin  </w:t>
      </w:r>
    </w:p>
    <w:p w:rsidR="001E7B75" w:rsidRPr="001E7B75" w:rsidRDefault="001E7B75" w:rsidP="001E7B75">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dnvm upgrade  </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lastRenderedPageBreak/>
        <w:t>This is going to update the path and other things, after that you can run this other command to install the SecretManager,</w:t>
      </w:r>
    </w:p>
    <w:p w:rsidR="001E7B75" w:rsidRPr="001E7B75" w:rsidRDefault="001E7B75" w:rsidP="001E7B75">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dnu commands install Microsoft.Extensions.SecretManager  </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To finally store the application secrets you can run,</w:t>
      </w:r>
    </w:p>
    <w:p w:rsidR="001E7B75" w:rsidRPr="001E7B75" w:rsidRDefault="001E7B75" w:rsidP="001E7B75">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user-secret set Authentication:Google:ClientId &lt;yourId&gt;  </w:t>
      </w:r>
    </w:p>
    <w:p w:rsidR="001E7B75" w:rsidRPr="001E7B75" w:rsidRDefault="001E7B75" w:rsidP="001E7B75">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user-secret set Authentication:Google:ClientSecret &lt;yourSecret&gt;  </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xml:space="preserve">In the </w:t>
      </w:r>
      <w:r w:rsidRPr="001E7B75">
        <w:rPr>
          <w:rFonts w:ascii="Courier New" w:eastAsia="Times New Roman" w:hAnsi="Courier New" w:cs="Courier New"/>
          <w:sz w:val="20"/>
          <w:lang w:eastAsia="en-IN"/>
        </w:rPr>
        <w:t>%APPDATA%\microsoft\UserSecrets</w:t>
      </w:r>
      <w:r w:rsidRPr="001E7B75">
        <w:rPr>
          <w:rFonts w:ascii="Times New Roman" w:eastAsia="Times New Roman" w:hAnsi="Times New Roman" w:cs="Times New Roman"/>
          <w:sz w:val="24"/>
          <w:szCs w:val="24"/>
          <w:lang w:eastAsia="en-IN"/>
        </w:rPr>
        <w:t xml:space="preserve"> folder there is going to be a folder for your project and then a secrets.json inside.</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drawing>
          <wp:inline distT="0" distB="0" distL="0" distR="0">
            <wp:extent cx="6667500" cy="1685925"/>
            <wp:effectExtent l="19050" t="0" r="0" b="0"/>
            <wp:docPr id="28" name="Picture 28" descr="secrets">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crets">
                      <a:hlinkClick r:id="rId38"/>
                    </pic:cNvPr>
                    <pic:cNvPicPr>
                      <a:picLocks noChangeAspect="1" noChangeArrowheads="1"/>
                    </pic:cNvPicPr>
                  </pic:nvPicPr>
                  <pic:blipFill>
                    <a:blip r:embed="rId39" cstate="print"/>
                    <a:srcRect/>
                    <a:stretch>
                      <a:fillRect/>
                    </a:stretch>
                  </pic:blipFill>
                  <pic:spPr bwMode="auto">
                    <a:xfrm>
                      <a:off x="0" y="0"/>
                      <a:ext cx="6667500" cy="1685925"/>
                    </a:xfrm>
                    <a:prstGeom prst="rect">
                      <a:avLst/>
                    </a:prstGeom>
                    <a:noFill/>
                    <a:ln w="9525">
                      <a:noFill/>
                      <a:miter lim="800000"/>
                      <a:headEnd/>
                      <a:tailEnd/>
                    </a:ln>
                  </pic:spPr>
                </pic:pic>
              </a:graphicData>
            </a:graphic>
          </wp:inline>
        </w:drawing>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Then finally using it on your application, install Google Authentication,</w:t>
      </w:r>
    </w:p>
    <w:p w:rsidR="001E7B75" w:rsidRPr="001E7B75" w:rsidRDefault="001E7B75" w:rsidP="001E7B75">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Install-Package Microsoft.AspNet.Authentication.Google -Pre  </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xml:space="preserve">Note the </w:t>
      </w:r>
      <w:r w:rsidRPr="001E7B75">
        <w:rPr>
          <w:rFonts w:ascii="Courier New" w:eastAsia="Times New Roman" w:hAnsi="Courier New" w:cs="Courier New"/>
          <w:sz w:val="20"/>
          <w:lang w:eastAsia="en-IN"/>
        </w:rPr>
        <w:t>-Pre</w:t>
      </w:r>
      <w:r w:rsidRPr="001E7B75">
        <w:rPr>
          <w:rFonts w:ascii="Times New Roman" w:eastAsia="Times New Roman" w:hAnsi="Times New Roman" w:cs="Times New Roman"/>
          <w:sz w:val="24"/>
          <w:szCs w:val="24"/>
          <w:lang w:eastAsia="en-IN"/>
        </w:rPr>
        <w:t xml:space="preserve"> option, as of the date of this post this package will not be found if you do not include this option.</w:t>
      </w:r>
    </w:p>
    <w:p w:rsidR="001E7B75" w:rsidRPr="001E7B75" w:rsidRDefault="001E7B75" w:rsidP="001E7B75">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app.UseGoogleAuthentication(options=&gt;   </w:t>
      </w:r>
    </w:p>
    <w:p w:rsidR="001E7B75" w:rsidRPr="001E7B75" w:rsidRDefault="001E7B75" w:rsidP="001E7B75">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w:t>
      </w:r>
    </w:p>
    <w:p w:rsidR="001E7B75" w:rsidRPr="001E7B75" w:rsidRDefault="001E7B75" w:rsidP="001E7B75">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options.ClientId = Configuration["Authentication:Google:ClientId"];  </w:t>
      </w:r>
    </w:p>
    <w:p w:rsidR="001E7B75" w:rsidRPr="001E7B75" w:rsidRDefault="001E7B75" w:rsidP="001E7B75">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options.ClientSecret = Configuration["Authentication:Google:ClientSecret"];  </w:t>
      </w:r>
    </w:p>
    <w:p w:rsidR="001E7B75" w:rsidRPr="001E7B75" w:rsidRDefault="001E7B75" w:rsidP="001E7B75">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w:t>
      </w:r>
    </w:p>
    <w:p w:rsidR="001E7B75" w:rsidRDefault="001E7B75">
      <w:r w:rsidRPr="001E7B75">
        <w:t>http://www.c-sharpcorner.com/blogs/installing-and-using-secret-manager-on-asp-net-core</w:t>
      </w:r>
    </w:p>
    <w:p w:rsidR="001E7B75" w:rsidRDefault="001E7B75" w:rsidP="001E7B75">
      <w:pPr>
        <w:pStyle w:val="lf-text-block"/>
      </w:pPr>
      <w:r>
        <w:t xml:space="preserve">This document shows how you can use the Secret Manager tool in development to keep secrets out of your code. The most important point is you should never store passwords or other sensitive data in source code, and you shouldn't use production secrets in development and test mode. You can instead use the </w:t>
      </w:r>
      <w:hyperlink r:id="rId40" w:history="1">
        <w:r>
          <w:rPr>
            <w:rStyle w:val="Hyperlink"/>
          </w:rPr>
          <w:t>configuration</w:t>
        </w:r>
      </w:hyperlink>
      <w:r>
        <w:t xml:space="preserve"> system to read these values from environment variables or from values stored using the Secret Manager tool. The Secret Manager tool helps prevent sensitive data from being checked into source control. The </w:t>
      </w:r>
      <w:hyperlink r:id="rId41" w:history="1">
        <w:r>
          <w:rPr>
            <w:rStyle w:val="Hyperlink"/>
          </w:rPr>
          <w:t>configuration</w:t>
        </w:r>
      </w:hyperlink>
      <w:r>
        <w:t xml:space="preserve"> system can read secrets stored with the Secret Manager tool described in this article.</w:t>
      </w:r>
      <w:r>
        <w:rPr>
          <w:rStyle w:val="lf-thread-btn"/>
        </w:rPr>
        <w:t xml:space="preserve"> </w:t>
      </w:r>
    </w:p>
    <w:p w:rsidR="001E7B75" w:rsidRDefault="001E7B75" w:rsidP="001E7B75">
      <w:pPr>
        <w:pStyle w:val="lf-text-block"/>
      </w:pPr>
      <w:r>
        <w:lastRenderedPageBreak/>
        <w:t xml:space="preserve">The Secret Manager tool is used only in development. You can safeguard Azure test and production secrets with the </w:t>
      </w:r>
      <w:hyperlink r:id="rId42" w:history="1">
        <w:r>
          <w:rPr>
            <w:rStyle w:val="Hyperlink"/>
          </w:rPr>
          <w:t>Microsoft Azure Key Vault</w:t>
        </w:r>
      </w:hyperlink>
      <w:r>
        <w:t xml:space="preserve"> configuration provider. See </w:t>
      </w:r>
      <w:hyperlink r:id="rId43" w:history="1">
        <w:r>
          <w:rPr>
            <w:rStyle w:val="Hyperlink"/>
          </w:rPr>
          <w:t>Azure Key Vault configuration provider</w:t>
        </w:r>
      </w:hyperlink>
      <w:r>
        <w:t xml:space="preserve"> for more information.</w:t>
      </w:r>
    </w:p>
    <w:p w:rsidR="001E7B75" w:rsidRDefault="001E7B75" w:rsidP="001E7B75">
      <w:pPr>
        <w:pStyle w:val="Heading2"/>
      </w:pPr>
      <w:r>
        <w:t>Environment variables</w:t>
      </w:r>
    </w:p>
    <w:p w:rsidR="001E7B75" w:rsidRDefault="001E7B75" w:rsidP="001E7B75">
      <w:pPr>
        <w:pStyle w:val="lf-text-block"/>
      </w:pPr>
      <w:r>
        <w:t xml:space="preserve">To avoid storing app secrets in code or in local configuration files, you store secrets in environment variables. You can setup the </w:t>
      </w:r>
      <w:hyperlink r:id="rId44" w:history="1">
        <w:r>
          <w:rPr>
            <w:rStyle w:val="Hyperlink"/>
          </w:rPr>
          <w:t>configuration</w:t>
        </w:r>
      </w:hyperlink>
      <w:r>
        <w:t xml:space="preserve"> framework to read values from environment variables by calling </w:t>
      </w:r>
      <w:r>
        <w:rPr>
          <w:rStyle w:val="HTMLCode"/>
        </w:rPr>
        <w:t>AddEnvironmentVariables</w:t>
      </w:r>
      <w:r>
        <w:t>. You can then use environment variables to override configuration values for all previously specified configuration sources.</w:t>
      </w:r>
      <w:r>
        <w:rPr>
          <w:rStyle w:val="lf-thread-btn"/>
        </w:rPr>
        <w:t xml:space="preserve"> </w:t>
      </w:r>
    </w:p>
    <w:p w:rsidR="001E7B75" w:rsidRDefault="001E7B75" w:rsidP="001E7B75">
      <w:pPr>
        <w:pStyle w:val="lf-text-block"/>
      </w:pPr>
      <w:r>
        <w:t xml:space="preserve">For example, if you create a new ASP.NET Core web app with individual user accounts, it will add a default connection string to the </w:t>
      </w:r>
      <w:r>
        <w:rPr>
          <w:rStyle w:val="Emphasis"/>
        </w:rPr>
        <w:t>appsettings.json</w:t>
      </w:r>
      <w:r>
        <w:t xml:space="preserve"> file in the project with the key </w:t>
      </w:r>
      <w:r>
        <w:rPr>
          <w:rStyle w:val="HTMLCode"/>
        </w:rPr>
        <w:t>DefaultConnection</w:t>
      </w:r>
      <w:r>
        <w:t xml:space="preserve">. The default connection string is setup to use LocalDB, which runs in user mode and doesn't require a password. When you deploy your application to a test or production server, you can override the </w:t>
      </w:r>
      <w:r>
        <w:rPr>
          <w:rStyle w:val="HTMLCode"/>
        </w:rPr>
        <w:t>DefaultConnection</w:t>
      </w:r>
      <w:r>
        <w:t xml:space="preserve"> key value with an environment variable setting that contains the connection string (potentially with sensitive credentials) for a test or production database server.</w:t>
      </w:r>
      <w:r>
        <w:rPr>
          <w:rStyle w:val="lf-thread-btn"/>
        </w:rPr>
        <w:t xml:space="preserve"> </w:t>
      </w:r>
    </w:p>
    <w:p w:rsidR="001E7B75" w:rsidRDefault="001E7B75" w:rsidP="001E7B75">
      <w:pPr>
        <w:pStyle w:val="Heading5"/>
      </w:pPr>
      <w:r>
        <w:t>Warning</w:t>
      </w:r>
    </w:p>
    <w:p w:rsidR="001E7B75" w:rsidRDefault="001E7B75" w:rsidP="001E7B75">
      <w:pPr>
        <w:pStyle w:val="lf-text-block"/>
      </w:pPr>
      <w:r>
        <w:t>Environment variables are generally stored in plain text and are not encrypted. If the machine or process is compromised, then environment variables can be accessed by untrusted parties. Additional measures to prevent disclosure of user secrets may still be required.</w:t>
      </w:r>
      <w:r>
        <w:rPr>
          <w:rStyle w:val="lf-thread-btn"/>
        </w:rPr>
        <w:t xml:space="preserve"> </w:t>
      </w:r>
    </w:p>
    <w:p w:rsidR="001E7B75" w:rsidRDefault="001E7B75" w:rsidP="001E7B75">
      <w:pPr>
        <w:pStyle w:val="Heading2"/>
      </w:pPr>
      <w:r>
        <w:t>Secret Manager</w:t>
      </w:r>
    </w:p>
    <w:p w:rsidR="001E7B75" w:rsidRDefault="001E7B75" w:rsidP="001E7B75">
      <w:pPr>
        <w:pStyle w:val="lf-text-block"/>
      </w:pPr>
      <w:r>
        <w:t xml:space="preserve">The Secret Manager tool stores sensitive data for development work outside of your project tree. The Secret Manager tool is a project tool that can be used to store secrets for a </w:t>
      </w:r>
      <w:hyperlink r:id="rId45" w:history="1">
        <w:r>
          <w:rPr>
            <w:rStyle w:val="Hyperlink"/>
          </w:rPr>
          <w:t>.NET Core</w:t>
        </w:r>
      </w:hyperlink>
      <w:r>
        <w:t xml:space="preserve"> project during development. With the Secret Manager tool, you can associate app secrets with a specific project and share them across multiple projects.</w:t>
      </w:r>
      <w:r>
        <w:rPr>
          <w:rStyle w:val="lf-thread-btn"/>
        </w:rPr>
        <w:t xml:space="preserve"> </w:t>
      </w:r>
    </w:p>
    <w:p w:rsidR="001E7B75" w:rsidRDefault="001E7B75" w:rsidP="001E7B75">
      <w:pPr>
        <w:pStyle w:val="Heading5"/>
      </w:pPr>
      <w:r>
        <w:t>Warning</w:t>
      </w:r>
    </w:p>
    <w:p w:rsidR="001E7B75" w:rsidRDefault="001E7B75" w:rsidP="001E7B75">
      <w:pPr>
        <w:pStyle w:val="lf-text-block"/>
      </w:pPr>
      <w:r>
        <w:t>The Secret Manager tool does not encrypt the stored secrets and should not be treated as a trusted store. It is for development purposes only. The keys and values are stored in a JSON configuration file in the user profile directory.</w:t>
      </w:r>
      <w:r>
        <w:rPr>
          <w:rStyle w:val="lf-thread-btn"/>
        </w:rPr>
        <w:t xml:space="preserve"> </w:t>
      </w:r>
    </w:p>
    <w:p w:rsidR="001E7B75" w:rsidRDefault="001E7B75" w:rsidP="001E7B75">
      <w:pPr>
        <w:pStyle w:val="Heading3"/>
      </w:pPr>
      <w:r>
        <w:t>Visual Studio 2017: Installing the Secret Manager tool</w:t>
      </w:r>
    </w:p>
    <w:p w:rsidR="001E7B75" w:rsidRDefault="001E7B75" w:rsidP="001E7B75">
      <w:pPr>
        <w:pStyle w:val="lf-text-block"/>
      </w:pPr>
      <w:r>
        <w:t xml:space="preserve">Right-click the project in Solution Explorer, and select </w:t>
      </w:r>
      <w:r>
        <w:rPr>
          <w:rStyle w:val="Strong"/>
        </w:rPr>
        <w:t>Edit &lt;project_name&gt;.csproj</w:t>
      </w:r>
      <w:r>
        <w:t xml:space="preserve"> from the context menu. Add the highlighted line to the </w:t>
      </w:r>
      <w:r>
        <w:rPr>
          <w:rStyle w:val="Emphasis"/>
        </w:rPr>
        <w:t>.csproj</w:t>
      </w:r>
      <w:r>
        <w:t xml:space="preserve"> file, and save to restore the associated NuGet package:</w:t>
      </w:r>
      <w:r>
        <w:rPr>
          <w:rStyle w:val="lf-thread-btn"/>
        </w:rPr>
        <w:t xml:space="preserve"> </w:t>
      </w:r>
    </w:p>
    <w:p w:rsidR="001E7B75" w:rsidRDefault="001E7B75" w:rsidP="001E7B75">
      <w:r>
        <w:rPr>
          <w:rStyle w:val="language"/>
        </w:rPr>
        <w:t>XML</w:t>
      </w:r>
    </w:p>
    <w:p w:rsidR="001E7B75" w:rsidRDefault="001E7B75" w:rsidP="001E7B75">
      <w:pPr>
        <w:pStyle w:val="HTMLPreformatted"/>
        <w:rPr>
          <w:rStyle w:val="HTMLCode"/>
        </w:rPr>
      </w:pPr>
      <w:r>
        <w:rPr>
          <w:rStyle w:val="hljs-tag"/>
        </w:rPr>
        <w:t>&lt;</w:t>
      </w:r>
      <w:r>
        <w:rPr>
          <w:rStyle w:val="hljs-name"/>
        </w:rPr>
        <w:t>Project</w:t>
      </w:r>
      <w:r>
        <w:rPr>
          <w:rStyle w:val="hljs-tag"/>
        </w:rPr>
        <w:t xml:space="preserve"> </w:t>
      </w:r>
      <w:r>
        <w:rPr>
          <w:rStyle w:val="hljs-attr"/>
        </w:rPr>
        <w:t>Sdk</w:t>
      </w:r>
      <w:r>
        <w:rPr>
          <w:rStyle w:val="hljs-tag"/>
        </w:rPr>
        <w:t>=</w:t>
      </w:r>
      <w:r>
        <w:rPr>
          <w:rStyle w:val="hljs-string"/>
        </w:rPr>
        <w:t>"Microsoft.NET.Sdk.Web"</w:t>
      </w:r>
      <w:r>
        <w:rPr>
          <w:rStyle w:val="hljs-tag"/>
        </w:rPr>
        <w:t>&gt;</w:t>
      </w:r>
    </w:p>
    <w:p w:rsidR="001E7B75" w:rsidRDefault="001E7B75" w:rsidP="001E7B75">
      <w:pPr>
        <w:pStyle w:val="HTMLPreformatted"/>
        <w:rPr>
          <w:rStyle w:val="HTMLCode"/>
        </w:rPr>
      </w:pPr>
    </w:p>
    <w:p w:rsidR="001E7B75" w:rsidRDefault="001E7B75" w:rsidP="001E7B75">
      <w:pPr>
        <w:pStyle w:val="HTMLPreformatted"/>
        <w:rPr>
          <w:rStyle w:val="HTMLCode"/>
        </w:rPr>
      </w:pPr>
      <w:r>
        <w:rPr>
          <w:rStyle w:val="HTMLCode"/>
        </w:rPr>
        <w:t xml:space="preserve">  </w:t>
      </w:r>
      <w:r>
        <w:rPr>
          <w:rStyle w:val="hljs-tag"/>
        </w:rPr>
        <w:t>&lt;</w:t>
      </w:r>
      <w:r>
        <w:rPr>
          <w:rStyle w:val="hljs-name"/>
        </w:rPr>
        <w:t>PropertyGroup</w:t>
      </w:r>
      <w:r>
        <w:rPr>
          <w:rStyle w:val="hljs-tag"/>
        </w:rPr>
        <w:t>&gt;</w:t>
      </w:r>
    </w:p>
    <w:p w:rsidR="001E7B75" w:rsidRDefault="001E7B75" w:rsidP="001E7B75">
      <w:pPr>
        <w:pStyle w:val="HTMLPreformatted"/>
        <w:rPr>
          <w:rStyle w:val="HTMLCode"/>
        </w:rPr>
      </w:pPr>
      <w:r>
        <w:rPr>
          <w:rStyle w:val="HTMLCode"/>
        </w:rPr>
        <w:lastRenderedPageBreak/>
        <w:t xml:space="preserve">    </w:t>
      </w:r>
      <w:r>
        <w:rPr>
          <w:rStyle w:val="hljs-tag"/>
        </w:rPr>
        <w:t>&lt;</w:t>
      </w:r>
      <w:r>
        <w:rPr>
          <w:rStyle w:val="hljs-name"/>
        </w:rPr>
        <w:t>TargetFramework</w:t>
      </w:r>
      <w:r>
        <w:rPr>
          <w:rStyle w:val="hljs-tag"/>
        </w:rPr>
        <w:t>&gt;</w:t>
      </w:r>
      <w:r>
        <w:rPr>
          <w:rStyle w:val="HTMLCode"/>
        </w:rPr>
        <w:t>netcoreapp1.1</w:t>
      </w:r>
      <w:r>
        <w:rPr>
          <w:rStyle w:val="hljs-tag"/>
        </w:rPr>
        <w:t>&lt;/</w:t>
      </w:r>
      <w:r>
        <w:rPr>
          <w:rStyle w:val="hljs-name"/>
        </w:rPr>
        <w:t>TargetFramework</w:t>
      </w:r>
      <w:r>
        <w:rPr>
          <w:rStyle w:val="hljs-tag"/>
        </w:rPr>
        <w:t>&gt;</w:t>
      </w:r>
    </w:p>
    <w:p w:rsidR="001E7B75" w:rsidRDefault="001E7B75" w:rsidP="001E7B75">
      <w:pPr>
        <w:pStyle w:val="HTMLPreformatted"/>
        <w:rPr>
          <w:rStyle w:val="HTMLCode"/>
        </w:rPr>
      </w:pPr>
      <w:r>
        <w:rPr>
          <w:rStyle w:val="HTMLCode"/>
        </w:rPr>
        <w:t xml:space="preserve">  </w:t>
      </w:r>
      <w:r>
        <w:rPr>
          <w:rStyle w:val="hljs-tag"/>
        </w:rPr>
        <w:t>&lt;/</w:t>
      </w:r>
      <w:r>
        <w:rPr>
          <w:rStyle w:val="hljs-name"/>
        </w:rPr>
        <w:t>PropertyGroup</w:t>
      </w:r>
      <w:r>
        <w:rPr>
          <w:rStyle w:val="hljs-tag"/>
        </w:rPr>
        <w:t>&gt;</w:t>
      </w:r>
    </w:p>
    <w:p w:rsidR="001E7B75" w:rsidRDefault="001E7B75" w:rsidP="001E7B75">
      <w:pPr>
        <w:pStyle w:val="HTMLPreformatted"/>
        <w:rPr>
          <w:rStyle w:val="HTMLCode"/>
        </w:rPr>
      </w:pPr>
    </w:p>
    <w:p w:rsidR="001E7B75" w:rsidRDefault="001E7B75" w:rsidP="001E7B75">
      <w:pPr>
        <w:pStyle w:val="HTMLPreformatted"/>
        <w:rPr>
          <w:rStyle w:val="HTMLCode"/>
        </w:rPr>
      </w:pPr>
      <w:r>
        <w:rPr>
          <w:rStyle w:val="HTMLCode"/>
        </w:rPr>
        <w:t xml:space="preserve">  </w:t>
      </w:r>
      <w:r>
        <w:rPr>
          <w:rStyle w:val="hljs-tag"/>
        </w:rPr>
        <w:t>&lt;</w:t>
      </w:r>
      <w:r>
        <w:rPr>
          <w:rStyle w:val="hljs-name"/>
        </w:rPr>
        <w:t>PropertyGroup</w:t>
      </w:r>
      <w:r>
        <w:rPr>
          <w:rStyle w:val="hljs-tag"/>
        </w:rPr>
        <w:t>&gt;</w:t>
      </w:r>
    </w:p>
    <w:p w:rsidR="001E7B75" w:rsidRDefault="001E7B75" w:rsidP="001E7B75">
      <w:pPr>
        <w:pStyle w:val="HTMLPreformatted"/>
        <w:rPr>
          <w:rStyle w:val="HTMLCode"/>
        </w:rPr>
      </w:pPr>
      <w:r>
        <w:rPr>
          <w:rStyle w:val="HTMLCode"/>
        </w:rPr>
        <w:t xml:space="preserve">    </w:t>
      </w:r>
      <w:r>
        <w:rPr>
          <w:rStyle w:val="hljs-tag"/>
        </w:rPr>
        <w:t>&lt;</w:t>
      </w:r>
      <w:r>
        <w:rPr>
          <w:rStyle w:val="hljs-name"/>
        </w:rPr>
        <w:t>UserSecretsId</w:t>
      </w:r>
      <w:r>
        <w:rPr>
          <w:rStyle w:val="hljs-tag"/>
        </w:rPr>
        <w:t>&gt;</w:t>
      </w:r>
      <w:r>
        <w:rPr>
          <w:rStyle w:val="HTMLCode"/>
        </w:rPr>
        <w:t>My-USER-SECRET-ID-HERE-c23d27a4-eb88</w:t>
      </w:r>
      <w:r>
        <w:rPr>
          <w:rStyle w:val="hljs-tag"/>
        </w:rPr>
        <w:t>&lt;/</w:t>
      </w:r>
      <w:r>
        <w:rPr>
          <w:rStyle w:val="hljs-name"/>
        </w:rPr>
        <w:t>UserSecretsId</w:t>
      </w:r>
      <w:r>
        <w:rPr>
          <w:rStyle w:val="hljs-tag"/>
        </w:rPr>
        <w:t>&gt;</w:t>
      </w:r>
    </w:p>
    <w:p w:rsidR="001E7B75" w:rsidRDefault="001E7B75" w:rsidP="001E7B75">
      <w:pPr>
        <w:pStyle w:val="HTMLPreformatted"/>
        <w:rPr>
          <w:rStyle w:val="HTMLCode"/>
        </w:rPr>
      </w:pPr>
      <w:r>
        <w:rPr>
          <w:rStyle w:val="HTMLCode"/>
        </w:rPr>
        <w:t xml:space="preserve">  </w:t>
      </w:r>
      <w:r>
        <w:rPr>
          <w:rStyle w:val="hljs-tag"/>
        </w:rPr>
        <w:t>&lt;/</w:t>
      </w:r>
      <w:r>
        <w:rPr>
          <w:rStyle w:val="hljs-name"/>
        </w:rPr>
        <w:t>PropertyGroup</w:t>
      </w:r>
      <w:r>
        <w:rPr>
          <w:rStyle w:val="hljs-tag"/>
        </w:rPr>
        <w:t>&gt;</w:t>
      </w:r>
    </w:p>
    <w:p w:rsidR="001E7B75" w:rsidRDefault="001E7B75" w:rsidP="001E7B75">
      <w:pPr>
        <w:pStyle w:val="HTMLPreformatted"/>
        <w:rPr>
          <w:rStyle w:val="HTMLCode"/>
        </w:rPr>
      </w:pPr>
    </w:p>
    <w:p w:rsidR="001E7B75" w:rsidRDefault="001E7B75" w:rsidP="001E7B75">
      <w:pPr>
        <w:pStyle w:val="HTMLPreformatted"/>
        <w:rPr>
          <w:rStyle w:val="HTMLCode"/>
        </w:rPr>
      </w:pPr>
      <w:r>
        <w:rPr>
          <w:rStyle w:val="HTMLCode"/>
        </w:rPr>
        <w:t xml:space="preserve">  </w:t>
      </w:r>
      <w:r>
        <w:rPr>
          <w:rStyle w:val="hljs-tag"/>
        </w:rPr>
        <w:t>&lt;</w:t>
      </w:r>
      <w:r>
        <w:rPr>
          <w:rStyle w:val="hljs-name"/>
        </w:rPr>
        <w:t>ItemGroup</w:t>
      </w:r>
      <w:r>
        <w:rPr>
          <w:rStyle w:val="hljs-tag"/>
        </w:rPr>
        <w:t>&gt;</w:t>
      </w:r>
    </w:p>
    <w:p w:rsidR="001E7B75" w:rsidRDefault="001E7B75" w:rsidP="001E7B75">
      <w:pPr>
        <w:pStyle w:val="HTMLPreformatted"/>
        <w:rPr>
          <w:rStyle w:val="HTMLCode"/>
        </w:rPr>
      </w:pPr>
      <w:r>
        <w:rPr>
          <w:rStyle w:val="HTMLCode"/>
        </w:rPr>
        <w:t xml:space="preserve">    </w:t>
      </w:r>
      <w:r>
        <w:rPr>
          <w:rStyle w:val="hljs-tag"/>
        </w:rPr>
        <w:t>&lt;</w:t>
      </w:r>
      <w:r>
        <w:rPr>
          <w:rStyle w:val="hljs-name"/>
        </w:rPr>
        <w:t>Folder</w:t>
      </w:r>
      <w:r>
        <w:rPr>
          <w:rStyle w:val="hljs-tag"/>
        </w:rPr>
        <w:t xml:space="preserve"> </w:t>
      </w:r>
      <w:r>
        <w:rPr>
          <w:rStyle w:val="hljs-attr"/>
        </w:rPr>
        <w:t>Include</w:t>
      </w:r>
      <w:r>
        <w:rPr>
          <w:rStyle w:val="hljs-tag"/>
        </w:rPr>
        <w:t>=</w:t>
      </w:r>
      <w:r>
        <w:rPr>
          <w:rStyle w:val="hljs-string"/>
        </w:rPr>
        <w:t>"wwwroot\"</w:t>
      </w:r>
      <w:r>
        <w:rPr>
          <w:rStyle w:val="hljs-tag"/>
        </w:rPr>
        <w:t xml:space="preserve"> /&gt;</w:t>
      </w:r>
    </w:p>
    <w:p w:rsidR="001E7B75" w:rsidRDefault="001E7B75" w:rsidP="001E7B75">
      <w:pPr>
        <w:pStyle w:val="HTMLPreformatted"/>
        <w:rPr>
          <w:rStyle w:val="HTMLCode"/>
        </w:rPr>
      </w:pPr>
      <w:r>
        <w:rPr>
          <w:rStyle w:val="HTMLCode"/>
        </w:rPr>
        <w:t xml:space="preserve">  </w:t>
      </w:r>
      <w:r>
        <w:rPr>
          <w:rStyle w:val="hljs-tag"/>
        </w:rPr>
        <w:t>&lt;/</w:t>
      </w:r>
      <w:r>
        <w:rPr>
          <w:rStyle w:val="hljs-name"/>
        </w:rPr>
        <w:t>ItemGroup</w:t>
      </w:r>
      <w:r>
        <w:rPr>
          <w:rStyle w:val="hljs-tag"/>
        </w:rPr>
        <w:t>&gt;</w:t>
      </w:r>
    </w:p>
    <w:p w:rsidR="001E7B75" w:rsidRDefault="001E7B75" w:rsidP="001E7B75">
      <w:pPr>
        <w:pStyle w:val="HTMLPreformatted"/>
        <w:rPr>
          <w:rStyle w:val="HTMLCode"/>
        </w:rPr>
      </w:pPr>
      <w:r>
        <w:rPr>
          <w:rStyle w:val="HTMLCode"/>
        </w:rPr>
        <w:t xml:space="preserve">  </w:t>
      </w:r>
    </w:p>
    <w:p w:rsidR="001E7B75" w:rsidRDefault="001E7B75" w:rsidP="001E7B75">
      <w:pPr>
        <w:pStyle w:val="HTMLPreformatted"/>
        <w:rPr>
          <w:rStyle w:val="HTMLCode"/>
        </w:rPr>
      </w:pPr>
      <w:r>
        <w:rPr>
          <w:rStyle w:val="HTMLCode"/>
        </w:rPr>
        <w:t xml:space="preserve">  </w:t>
      </w:r>
      <w:r>
        <w:rPr>
          <w:rStyle w:val="hljs-tag"/>
        </w:rPr>
        <w:t>&lt;</w:t>
      </w:r>
      <w:r>
        <w:rPr>
          <w:rStyle w:val="hljs-name"/>
        </w:rPr>
        <w:t>ItemGroup</w:t>
      </w:r>
      <w:r>
        <w:rPr>
          <w:rStyle w:val="hljs-tag"/>
        </w:rPr>
        <w:t>&gt;</w:t>
      </w:r>
    </w:p>
    <w:p w:rsidR="001E7B75" w:rsidRDefault="001E7B75" w:rsidP="001E7B75">
      <w:pPr>
        <w:pStyle w:val="HTMLPreformatted"/>
        <w:rPr>
          <w:rStyle w:val="HTMLCode"/>
        </w:rPr>
      </w:pPr>
      <w:r>
        <w:rPr>
          <w:rStyle w:val="HTMLCode"/>
        </w:rPr>
        <w:t xml:space="preserve">    </w:t>
      </w:r>
      <w:r>
        <w:rPr>
          <w:rStyle w:val="hljs-tag"/>
        </w:rPr>
        <w:t>&lt;</w:t>
      </w:r>
      <w:r>
        <w:rPr>
          <w:rStyle w:val="hljs-name"/>
        </w:rPr>
        <w:t>PackageReference</w:t>
      </w:r>
      <w:r>
        <w:rPr>
          <w:rStyle w:val="hljs-tag"/>
        </w:rPr>
        <w:t xml:space="preserve"> </w:t>
      </w:r>
      <w:r>
        <w:rPr>
          <w:rStyle w:val="hljs-attr"/>
        </w:rPr>
        <w:t>Include</w:t>
      </w:r>
      <w:r>
        <w:rPr>
          <w:rStyle w:val="hljs-tag"/>
        </w:rPr>
        <w:t>=</w:t>
      </w:r>
      <w:r>
        <w:rPr>
          <w:rStyle w:val="hljs-string"/>
        </w:rPr>
        <w:t>"Microsoft.AspNetCore"</w:t>
      </w:r>
      <w:r>
        <w:rPr>
          <w:rStyle w:val="hljs-tag"/>
        </w:rPr>
        <w:t xml:space="preserve"> </w:t>
      </w:r>
      <w:r>
        <w:rPr>
          <w:rStyle w:val="hljs-attr"/>
        </w:rPr>
        <w:t>Version</w:t>
      </w:r>
      <w:r>
        <w:rPr>
          <w:rStyle w:val="hljs-tag"/>
        </w:rPr>
        <w:t>=</w:t>
      </w:r>
      <w:r>
        <w:rPr>
          <w:rStyle w:val="hljs-string"/>
        </w:rPr>
        <w:t>"1.1.1"</w:t>
      </w:r>
      <w:r>
        <w:rPr>
          <w:rStyle w:val="hljs-tag"/>
        </w:rPr>
        <w:t xml:space="preserve"> /&gt;</w:t>
      </w:r>
    </w:p>
    <w:p w:rsidR="001E7B75" w:rsidRDefault="001E7B75" w:rsidP="001E7B75">
      <w:pPr>
        <w:pStyle w:val="HTMLPreformatted"/>
        <w:rPr>
          <w:rStyle w:val="HTMLCode"/>
        </w:rPr>
      </w:pPr>
      <w:r>
        <w:rPr>
          <w:rStyle w:val="HTMLCode"/>
        </w:rPr>
        <w:t xml:space="preserve">    </w:t>
      </w:r>
      <w:r>
        <w:rPr>
          <w:rStyle w:val="hljs-tag"/>
        </w:rPr>
        <w:t>&lt;</w:t>
      </w:r>
      <w:r>
        <w:rPr>
          <w:rStyle w:val="hljs-name"/>
        </w:rPr>
        <w:t>PackageReference</w:t>
      </w:r>
      <w:r>
        <w:rPr>
          <w:rStyle w:val="hljs-tag"/>
        </w:rPr>
        <w:t xml:space="preserve"> </w:t>
      </w:r>
      <w:r>
        <w:rPr>
          <w:rStyle w:val="hljs-attr"/>
        </w:rPr>
        <w:t>Include</w:t>
      </w:r>
      <w:r>
        <w:rPr>
          <w:rStyle w:val="hljs-tag"/>
        </w:rPr>
        <w:t>=</w:t>
      </w:r>
      <w:r>
        <w:rPr>
          <w:rStyle w:val="hljs-string"/>
        </w:rPr>
        <w:t>"Microsoft.Extensions.Configuration.UserSecrets"</w:t>
      </w:r>
      <w:r>
        <w:rPr>
          <w:rStyle w:val="hljs-tag"/>
        </w:rPr>
        <w:t xml:space="preserve"> </w:t>
      </w:r>
      <w:r>
        <w:rPr>
          <w:rStyle w:val="hljs-attr"/>
        </w:rPr>
        <w:t>Version</w:t>
      </w:r>
      <w:r>
        <w:rPr>
          <w:rStyle w:val="hljs-tag"/>
        </w:rPr>
        <w:t>=</w:t>
      </w:r>
      <w:r>
        <w:rPr>
          <w:rStyle w:val="hljs-string"/>
        </w:rPr>
        <w:t>"1.1.1"</w:t>
      </w:r>
      <w:r>
        <w:rPr>
          <w:rStyle w:val="hljs-tag"/>
        </w:rPr>
        <w:t xml:space="preserve"> /&gt;</w:t>
      </w:r>
    </w:p>
    <w:p w:rsidR="001E7B75" w:rsidRDefault="001E7B75" w:rsidP="001E7B75">
      <w:pPr>
        <w:pStyle w:val="HTMLPreformatted"/>
        <w:rPr>
          <w:rStyle w:val="HTMLCode"/>
        </w:rPr>
      </w:pPr>
      <w:r>
        <w:rPr>
          <w:rStyle w:val="HTMLCode"/>
        </w:rPr>
        <w:t xml:space="preserve">  </w:t>
      </w:r>
      <w:r>
        <w:rPr>
          <w:rStyle w:val="hljs-tag"/>
        </w:rPr>
        <w:t>&lt;/</w:t>
      </w:r>
      <w:r>
        <w:rPr>
          <w:rStyle w:val="hljs-name"/>
        </w:rPr>
        <w:t>ItemGroup</w:t>
      </w:r>
      <w:r>
        <w:rPr>
          <w:rStyle w:val="hljs-tag"/>
        </w:rPr>
        <w:t>&gt;</w:t>
      </w:r>
    </w:p>
    <w:p w:rsidR="001E7B75" w:rsidRDefault="001E7B75" w:rsidP="001E7B75">
      <w:pPr>
        <w:pStyle w:val="HTMLPreformatted"/>
        <w:rPr>
          <w:rStyle w:val="HTMLCode"/>
        </w:rPr>
      </w:pPr>
    </w:p>
    <w:p w:rsidR="001E7B75" w:rsidRDefault="001E7B75" w:rsidP="001E7B75">
      <w:pPr>
        <w:pStyle w:val="HTMLPreformatted"/>
        <w:rPr>
          <w:rStyle w:val="HTMLCode"/>
        </w:rPr>
      </w:pPr>
      <w:r>
        <w:rPr>
          <w:rStyle w:val="HTMLCode"/>
        </w:rPr>
        <w:t xml:space="preserve">  </w:t>
      </w:r>
      <w:r>
        <w:rPr>
          <w:rStyle w:val="hljs-tag"/>
        </w:rPr>
        <w:t>&lt;</w:t>
      </w:r>
      <w:r>
        <w:rPr>
          <w:rStyle w:val="hljs-name"/>
        </w:rPr>
        <w:t>ItemGroup</w:t>
      </w:r>
      <w:r>
        <w:rPr>
          <w:rStyle w:val="hljs-tag"/>
        </w:rPr>
        <w:t>&gt;</w:t>
      </w:r>
    </w:p>
    <w:p w:rsidR="001E7B75" w:rsidRDefault="001E7B75" w:rsidP="001E7B75">
      <w:pPr>
        <w:pStyle w:val="HTMLPreformatted"/>
        <w:rPr>
          <w:rStyle w:val="HTMLCode"/>
        </w:rPr>
      </w:pPr>
      <w:r>
        <w:rPr>
          <w:rStyle w:val="line-highlight"/>
        </w:rPr>
        <w:t xml:space="preserve">    </w:t>
      </w:r>
      <w:r>
        <w:rPr>
          <w:rStyle w:val="hljs-tag"/>
        </w:rPr>
        <w:t>&lt;</w:t>
      </w:r>
      <w:r>
        <w:rPr>
          <w:rStyle w:val="hljs-name"/>
        </w:rPr>
        <w:t>DotNetCliToolReference</w:t>
      </w:r>
      <w:r>
        <w:rPr>
          <w:rStyle w:val="hljs-tag"/>
        </w:rPr>
        <w:t xml:space="preserve"> </w:t>
      </w:r>
      <w:r>
        <w:rPr>
          <w:rStyle w:val="hljs-attr"/>
        </w:rPr>
        <w:t>Include</w:t>
      </w:r>
      <w:r>
        <w:rPr>
          <w:rStyle w:val="hljs-tag"/>
        </w:rPr>
        <w:t>=</w:t>
      </w:r>
      <w:r>
        <w:rPr>
          <w:rStyle w:val="hljs-string"/>
        </w:rPr>
        <w:t>"Microsoft.Extensions.SecretManager.Tools"</w:t>
      </w:r>
      <w:r>
        <w:rPr>
          <w:rStyle w:val="hljs-tag"/>
        </w:rPr>
        <w:t xml:space="preserve"> </w:t>
      </w:r>
      <w:r>
        <w:rPr>
          <w:rStyle w:val="hljs-attr"/>
        </w:rPr>
        <w:t>Version</w:t>
      </w:r>
      <w:r>
        <w:rPr>
          <w:rStyle w:val="hljs-tag"/>
        </w:rPr>
        <w:t>=</w:t>
      </w:r>
      <w:r>
        <w:rPr>
          <w:rStyle w:val="hljs-string"/>
        </w:rPr>
        <w:t>"1.0.1"</w:t>
      </w:r>
      <w:r>
        <w:rPr>
          <w:rStyle w:val="hljs-tag"/>
        </w:rPr>
        <w:t xml:space="preserve"> /&gt;</w:t>
      </w:r>
    </w:p>
    <w:p w:rsidR="001E7B75" w:rsidRDefault="001E7B75" w:rsidP="001E7B75">
      <w:pPr>
        <w:pStyle w:val="HTMLPreformatted"/>
        <w:rPr>
          <w:rStyle w:val="HTMLCode"/>
        </w:rPr>
      </w:pPr>
      <w:r>
        <w:rPr>
          <w:rStyle w:val="HTMLCode"/>
        </w:rPr>
        <w:t xml:space="preserve">  </w:t>
      </w:r>
      <w:r>
        <w:rPr>
          <w:rStyle w:val="hljs-tag"/>
        </w:rPr>
        <w:t>&lt;/</w:t>
      </w:r>
      <w:r>
        <w:rPr>
          <w:rStyle w:val="hljs-name"/>
        </w:rPr>
        <w:t>ItemGroup</w:t>
      </w:r>
      <w:r>
        <w:rPr>
          <w:rStyle w:val="hljs-tag"/>
        </w:rPr>
        <w:t>&gt;</w:t>
      </w:r>
    </w:p>
    <w:p w:rsidR="001E7B75" w:rsidRDefault="001E7B75" w:rsidP="001E7B75">
      <w:pPr>
        <w:pStyle w:val="HTMLPreformatted"/>
        <w:rPr>
          <w:rStyle w:val="HTMLCode"/>
        </w:rPr>
      </w:pPr>
      <w:r>
        <w:rPr>
          <w:rStyle w:val="hljs-tag"/>
        </w:rPr>
        <w:t>&lt;/</w:t>
      </w:r>
      <w:r>
        <w:rPr>
          <w:rStyle w:val="hljs-name"/>
        </w:rPr>
        <w:t>Project</w:t>
      </w:r>
      <w:r>
        <w:rPr>
          <w:rStyle w:val="hljs-tag"/>
        </w:rPr>
        <w:t>&gt;</w:t>
      </w:r>
    </w:p>
    <w:p w:rsidR="001E7B75" w:rsidRDefault="001E7B75" w:rsidP="001E7B75">
      <w:pPr>
        <w:pStyle w:val="lf-text-block"/>
      </w:pPr>
      <w:r>
        <w:t xml:space="preserve">Right-click the project in Solution Explorer, and select </w:t>
      </w:r>
      <w:r>
        <w:rPr>
          <w:rStyle w:val="Strong"/>
        </w:rPr>
        <w:t>Manage User Secrets</w:t>
      </w:r>
      <w:r>
        <w:t xml:space="preserve"> from the context menu. This gesture adds a new </w:t>
      </w:r>
      <w:r>
        <w:rPr>
          <w:rStyle w:val="HTMLCode"/>
        </w:rPr>
        <w:t>UserSecretsId</w:t>
      </w:r>
      <w:r>
        <w:t xml:space="preserve"> node within a </w:t>
      </w:r>
      <w:r>
        <w:rPr>
          <w:rStyle w:val="HTMLCode"/>
        </w:rPr>
        <w:t>PropertyGroup</w:t>
      </w:r>
      <w:r>
        <w:t xml:space="preserve"> of the </w:t>
      </w:r>
      <w:r>
        <w:rPr>
          <w:rStyle w:val="Emphasis"/>
        </w:rPr>
        <w:t>.csproj</w:t>
      </w:r>
      <w:r>
        <w:t xml:space="preserve"> file. It also opens a </w:t>
      </w:r>
      <w:r>
        <w:rPr>
          <w:rStyle w:val="HTMLCode"/>
        </w:rPr>
        <w:t>secrets.json</w:t>
      </w:r>
      <w:r>
        <w:t xml:space="preserve"> file in the text editor.</w:t>
      </w:r>
      <w:r>
        <w:rPr>
          <w:rStyle w:val="lf-thread-btn"/>
        </w:rPr>
        <w:t xml:space="preserve"> </w:t>
      </w:r>
    </w:p>
    <w:p w:rsidR="001E7B75" w:rsidRDefault="001E7B75" w:rsidP="001E7B75">
      <w:pPr>
        <w:pStyle w:val="lf-text-block"/>
      </w:pPr>
      <w:r>
        <w:t xml:space="preserve">Add the following to </w:t>
      </w:r>
      <w:r>
        <w:rPr>
          <w:rStyle w:val="HTMLCode"/>
        </w:rPr>
        <w:t>secrets.json</w:t>
      </w:r>
      <w:r>
        <w:t>:</w:t>
      </w:r>
      <w:r>
        <w:rPr>
          <w:rStyle w:val="lf-thread-btn"/>
        </w:rPr>
        <w:t xml:space="preserve"> </w:t>
      </w:r>
    </w:p>
    <w:p w:rsidR="001E7B75" w:rsidRDefault="001E7B75" w:rsidP="001E7B75">
      <w:r>
        <w:rPr>
          <w:rStyle w:val="language"/>
        </w:rPr>
        <w:t>JSON</w:t>
      </w:r>
    </w:p>
    <w:p w:rsidR="001E7B75" w:rsidRDefault="001E7B75" w:rsidP="001E7B75">
      <w:pPr>
        <w:pStyle w:val="HTMLPreformatted"/>
        <w:rPr>
          <w:rStyle w:val="HTMLCode"/>
        </w:rPr>
      </w:pPr>
      <w:r>
        <w:rPr>
          <w:rStyle w:val="HTMLCode"/>
        </w:rPr>
        <w:t>{</w:t>
      </w:r>
    </w:p>
    <w:p w:rsidR="001E7B75" w:rsidRDefault="001E7B75" w:rsidP="001E7B75">
      <w:pPr>
        <w:pStyle w:val="HTMLPreformatted"/>
        <w:rPr>
          <w:rStyle w:val="HTMLCode"/>
        </w:rPr>
      </w:pPr>
      <w:r>
        <w:rPr>
          <w:rStyle w:val="HTMLCode"/>
        </w:rPr>
        <w:t xml:space="preserve">    </w:t>
      </w:r>
      <w:r>
        <w:rPr>
          <w:rStyle w:val="hljs-attr"/>
        </w:rPr>
        <w:t>"MySecret"</w:t>
      </w:r>
      <w:r>
        <w:rPr>
          <w:rStyle w:val="HTMLCode"/>
        </w:rPr>
        <w:t xml:space="preserve">: </w:t>
      </w:r>
      <w:r>
        <w:rPr>
          <w:rStyle w:val="hljs-string"/>
        </w:rPr>
        <w:t>"ValueOfMySecret"</w:t>
      </w:r>
    </w:p>
    <w:p w:rsidR="001E7B75" w:rsidRDefault="001E7B75" w:rsidP="001E7B75">
      <w:pPr>
        <w:pStyle w:val="HTMLPreformatted"/>
        <w:rPr>
          <w:rStyle w:val="HTMLCode"/>
        </w:rPr>
      </w:pPr>
      <w:r>
        <w:rPr>
          <w:rStyle w:val="HTMLCode"/>
        </w:rPr>
        <w:t>}</w:t>
      </w:r>
    </w:p>
    <w:p w:rsidR="001E7B75" w:rsidRDefault="001E7B75" w:rsidP="001E7B75">
      <w:pPr>
        <w:pStyle w:val="Heading3"/>
      </w:pPr>
      <w:r>
        <w:t>Visual Studio 2015: Installing the Secret Manager tool</w:t>
      </w:r>
    </w:p>
    <w:p w:rsidR="001E7B75" w:rsidRDefault="001E7B75" w:rsidP="001E7B75">
      <w:pPr>
        <w:pStyle w:val="lf-text-block"/>
      </w:pPr>
      <w:r>
        <w:t xml:space="preserve">Open the project's </w:t>
      </w:r>
      <w:r>
        <w:rPr>
          <w:rStyle w:val="HTMLCode"/>
        </w:rPr>
        <w:t>project.json</w:t>
      </w:r>
      <w:r>
        <w:t xml:space="preserve"> file. Add a reference to </w:t>
      </w:r>
      <w:r>
        <w:rPr>
          <w:rStyle w:val="HTMLCode"/>
        </w:rPr>
        <w:t>Microsoft.Extensions.SecretManager.Tools</w:t>
      </w:r>
      <w:r>
        <w:t xml:space="preserve"> within the </w:t>
      </w:r>
      <w:r>
        <w:rPr>
          <w:rStyle w:val="HTMLCode"/>
        </w:rPr>
        <w:t>tools</w:t>
      </w:r>
      <w:r>
        <w:t xml:space="preserve"> property, and save to restore the associated NuGet package:</w:t>
      </w:r>
    </w:p>
    <w:p w:rsidR="001E7B75" w:rsidRDefault="001E7B75" w:rsidP="001E7B75">
      <w:r>
        <w:rPr>
          <w:rStyle w:val="language"/>
        </w:rPr>
        <w:t>JSON</w:t>
      </w:r>
    </w:p>
    <w:p w:rsidR="001E7B75" w:rsidRDefault="001E7B75" w:rsidP="001E7B75">
      <w:pPr>
        <w:pStyle w:val="HTMLPreformatted"/>
        <w:rPr>
          <w:rStyle w:val="HTMLCode"/>
        </w:rPr>
      </w:pPr>
      <w:r>
        <w:rPr>
          <w:rStyle w:val="hljs-string"/>
        </w:rPr>
        <w:t>"tools"</w:t>
      </w:r>
      <w:r>
        <w:rPr>
          <w:rStyle w:val="HTMLCode"/>
        </w:rPr>
        <w:t>: {</w:t>
      </w:r>
    </w:p>
    <w:p w:rsidR="001E7B75" w:rsidRDefault="001E7B75" w:rsidP="001E7B75">
      <w:pPr>
        <w:pStyle w:val="HTMLPreformatted"/>
        <w:rPr>
          <w:rStyle w:val="HTMLCode"/>
        </w:rPr>
      </w:pPr>
      <w:r>
        <w:rPr>
          <w:rStyle w:val="HTMLCode"/>
        </w:rPr>
        <w:t xml:space="preserve">    </w:t>
      </w:r>
      <w:r>
        <w:rPr>
          <w:rStyle w:val="hljs-attr"/>
        </w:rPr>
        <w:t>"Microsoft.Extensions.SecretManager.Tools"</w:t>
      </w:r>
      <w:r>
        <w:rPr>
          <w:rStyle w:val="HTMLCode"/>
        </w:rPr>
        <w:t xml:space="preserve">: </w:t>
      </w:r>
      <w:r>
        <w:rPr>
          <w:rStyle w:val="hljs-string"/>
        </w:rPr>
        <w:t>"1.0.0-preview2-final"</w:t>
      </w:r>
      <w:r>
        <w:rPr>
          <w:rStyle w:val="HTMLCode"/>
        </w:rPr>
        <w:t>,</w:t>
      </w:r>
    </w:p>
    <w:p w:rsidR="001E7B75" w:rsidRDefault="001E7B75" w:rsidP="001E7B75">
      <w:pPr>
        <w:pStyle w:val="HTMLPreformatted"/>
        <w:rPr>
          <w:rStyle w:val="HTMLCode"/>
        </w:rPr>
      </w:pPr>
      <w:r>
        <w:rPr>
          <w:rStyle w:val="HTMLCode"/>
        </w:rPr>
        <w:t xml:space="preserve">    </w:t>
      </w:r>
      <w:r>
        <w:rPr>
          <w:rStyle w:val="hljs-attr"/>
        </w:rPr>
        <w:t>"Microsoft.AspNetCore.Server.IISIntegration.Tools"</w:t>
      </w:r>
      <w:r>
        <w:rPr>
          <w:rStyle w:val="HTMLCode"/>
        </w:rPr>
        <w:t xml:space="preserve">: </w:t>
      </w:r>
      <w:r>
        <w:rPr>
          <w:rStyle w:val="hljs-string"/>
        </w:rPr>
        <w:t>"1.0.0-preview2-final"</w:t>
      </w:r>
    </w:p>
    <w:p w:rsidR="001E7B75" w:rsidRDefault="001E7B75" w:rsidP="001E7B75">
      <w:pPr>
        <w:pStyle w:val="HTMLPreformatted"/>
        <w:rPr>
          <w:rStyle w:val="HTMLCode"/>
        </w:rPr>
      </w:pPr>
      <w:r>
        <w:rPr>
          <w:rStyle w:val="HTMLCode"/>
        </w:rPr>
        <w:t>},</w:t>
      </w:r>
    </w:p>
    <w:p w:rsidR="001E7B75" w:rsidRDefault="001E7B75" w:rsidP="001E7B75">
      <w:pPr>
        <w:pStyle w:val="lf-text-block"/>
      </w:pPr>
      <w:r>
        <w:t xml:space="preserve">Right-click the project in Solution Explorer, and select </w:t>
      </w:r>
      <w:r>
        <w:rPr>
          <w:rStyle w:val="Strong"/>
        </w:rPr>
        <w:t>Manage User Secrets</w:t>
      </w:r>
      <w:r>
        <w:t xml:space="preserve"> from the context menu. This gesture adds a new </w:t>
      </w:r>
      <w:r>
        <w:rPr>
          <w:rStyle w:val="HTMLCode"/>
        </w:rPr>
        <w:t>userSecretsId</w:t>
      </w:r>
      <w:r>
        <w:t xml:space="preserve"> property to </w:t>
      </w:r>
      <w:r>
        <w:rPr>
          <w:rStyle w:val="HTMLCode"/>
        </w:rPr>
        <w:t>project.json</w:t>
      </w:r>
      <w:r>
        <w:t xml:space="preserve">. It also opens a </w:t>
      </w:r>
      <w:r>
        <w:rPr>
          <w:rStyle w:val="HTMLCode"/>
        </w:rPr>
        <w:t>secrets.json</w:t>
      </w:r>
      <w:r>
        <w:t xml:space="preserve"> file in the text editor.</w:t>
      </w:r>
      <w:r>
        <w:rPr>
          <w:rStyle w:val="lf-thread-btn"/>
        </w:rPr>
        <w:t xml:space="preserve"> </w:t>
      </w:r>
    </w:p>
    <w:p w:rsidR="001E7B75" w:rsidRDefault="001E7B75" w:rsidP="001E7B75">
      <w:pPr>
        <w:pStyle w:val="lf-text-block"/>
      </w:pPr>
      <w:r>
        <w:t xml:space="preserve">Add the following to </w:t>
      </w:r>
      <w:r>
        <w:rPr>
          <w:rStyle w:val="HTMLCode"/>
        </w:rPr>
        <w:t>secrets.json</w:t>
      </w:r>
      <w:r>
        <w:t>:</w:t>
      </w:r>
      <w:r>
        <w:rPr>
          <w:rStyle w:val="lf-thread-btn"/>
        </w:rPr>
        <w:t xml:space="preserve"> </w:t>
      </w:r>
    </w:p>
    <w:p w:rsidR="001E7B75" w:rsidRDefault="001E7B75" w:rsidP="001E7B75">
      <w:r>
        <w:rPr>
          <w:rStyle w:val="language"/>
        </w:rPr>
        <w:t>JSON</w:t>
      </w:r>
    </w:p>
    <w:p w:rsidR="001E7B75" w:rsidRDefault="001E7B75" w:rsidP="001E7B75">
      <w:pPr>
        <w:pStyle w:val="HTMLPreformatted"/>
        <w:rPr>
          <w:rStyle w:val="HTMLCode"/>
        </w:rPr>
      </w:pPr>
      <w:r>
        <w:rPr>
          <w:rStyle w:val="HTMLCode"/>
        </w:rPr>
        <w:lastRenderedPageBreak/>
        <w:t>{</w:t>
      </w:r>
    </w:p>
    <w:p w:rsidR="001E7B75" w:rsidRDefault="001E7B75" w:rsidP="001E7B75">
      <w:pPr>
        <w:pStyle w:val="HTMLPreformatted"/>
        <w:rPr>
          <w:rStyle w:val="HTMLCode"/>
        </w:rPr>
      </w:pPr>
      <w:r>
        <w:rPr>
          <w:rStyle w:val="HTMLCode"/>
        </w:rPr>
        <w:t xml:space="preserve">    </w:t>
      </w:r>
      <w:r>
        <w:rPr>
          <w:rStyle w:val="hljs-attr"/>
        </w:rPr>
        <w:t>"MySecret"</w:t>
      </w:r>
      <w:r>
        <w:rPr>
          <w:rStyle w:val="HTMLCode"/>
        </w:rPr>
        <w:t xml:space="preserve">: </w:t>
      </w:r>
      <w:r>
        <w:rPr>
          <w:rStyle w:val="hljs-string"/>
        </w:rPr>
        <w:t>"ValueOfMySecret"</w:t>
      </w:r>
    </w:p>
    <w:p w:rsidR="001E7B75" w:rsidRDefault="001E7B75" w:rsidP="001E7B75">
      <w:pPr>
        <w:pStyle w:val="HTMLPreformatted"/>
        <w:rPr>
          <w:rStyle w:val="HTMLCode"/>
        </w:rPr>
      </w:pPr>
      <w:r>
        <w:rPr>
          <w:rStyle w:val="HTMLCode"/>
        </w:rPr>
        <w:t>}</w:t>
      </w:r>
    </w:p>
    <w:p w:rsidR="001E7B75" w:rsidRDefault="001E7B75" w:rsidP="001E7B75">
      <w:pPr>
        <w:pStyle w:val="Heading3"/>
      </w:pPr>
      <w:r>
        <w:t>Visual Studio Code or Command Line: Installing the Secret Manager tool</w:t>
      </w:r>
    </w:p>
    <w:p w:rsidR="001E7B75" w:rsidRDefault="001E7B75" w:rsidP="001E7B75">
      <w:pPr>
        <w:pStyle w:val="lf-text-block"/>
      </w:pPr>
      <w:r>
        <w:t xml:space="preserve">Add </w:t>
      </w:r>
      <w:r>
        <w:rPr>
          <w:rStyle w:val="HTMLCode"/>
        </w:rPr>
        <w:t>Microsoft.Extensions.SecretManager.Tools</w:t>
      </w:r>
      <w:r>
        <w:t xml:space="preserve"> to the </w:t>
      </w:r>
      <w:r>
        <w:rPr>
          <w:rStyle w:val="Emphasis"/>
        </w:rPr>
        <w:t>.csproj</w:t>
      </w:r>
      <w:r>
        <w:t xml:space="preserve"> file and run </w:t>
      </w:r>
      <w:r>
        <w:rPr>
          <w:rStyle w:val="HTMLCode"/>
        </w:rPr>
        <w:t>dotnet restore</w:t>
      </w:r>
      <w:r>
        <w:t>.</w:t>
      </w:r>
      <w:r>
        <w:rPr>
          <w:rStyle w:val="lf-thread-btn"/>
        </w:rPr>
        <w:t xml:space="preserve"> </w:t>
      </w:r>
    </w:p>
    <w:p w:rsidR="001E7B75" w:rsidRDefault="001E7B75" w:rsidP="001E7B75">
      <w:r>
        <w:rPr>
          <w:rStyle w:val="language"/>
        </w:rPr>
        <w:t>XML</w:t>
      </w:r>
    </w:p>
    <w:p w:rsidR="001E7B75" w:rsidRDefault="001E7B75" w:rsidP="001E7B75">
      <w:pPr>
        <w:pStyle w:val="HTMLPreformatted"/>
        <w:rPr>
          <w:rStyle w:val="HTMLCode"/>
        </w:rPr>
      </w:pPr>
      <w:r>
        <w:rPr>
          <w:rStyle w:val="hljs-tag"/>
        </w:rPr>
        <w:t>&lt;</w:t>
      </w:r>
      <w:r>
        <w:rPr>
          <w:rStyle w:val="hljs-name"/>
        </w:rPr>
        <w:t>Project</w:t>
      </w:r>
      <w:r>
        <w:rPr>
          <w:rStyle w:val="hljs-tag"/>
        </w:rPr>
        <w:t xml:space="preserve"> </w:t>
      </w:r>
      <w:r>
        <w:rPr>
          <w:rStyle w:val="hljs-attr"/>
        </w:rPr>
        <w:t>Sdk</w:t>
      </w:r>
      <w:r>
        <w:rPr>
          <w:rStyle w:val="hljs-tag"/>
        </w:rPr>
        <w:t>=</w:t>
      </w:r>
      <w:r>
        <w:rPr>
          <w:rStyle w:val="hljs-string"/>
        </w:rPr>
        <w:t>"Microsoft.NET.Sdk.Web"</w:t>
      </w:r>
      <w:r>
        <w:rPr>
          <w:rStyle w:val="hljs-tag"/>
        </w:rPr>
        <w:t>&gt;</w:t>
      </w:r>
    </w:p>
    <w:p w:rsidR="001E7B75" w:rsidRDefault="001E7B75" w:rsidP="001E7B75">
      <w:pPr>
        <w:pStyle w:val="HTMLPreformatted"/>
        <w:rPr>
          <w:rStyle w:val="HTMLCode"/>
        </w:rPr>
      </w:pPr>
    </w:p>
    <w:p w:rsidR="001E7B75" w:rsidRDefault="001E7B75" w:rsidP="001E7B75">
      <w:pPr>
        <w:pStyle w:val="HTMLPreformatted"/>
        <w:rPr>
          <w:rStyle w:val="HTMLCode"/>
        </w:rPr>
      </w:pPr>
      <w:r>
        <w:rPr>
          <w:rStyle w:val="HTMLCode"/>
        </w:rPr>
        <w:t xml:space="preserve">  </w:t>
      </w:r>
      <w:r>
        <w:rPr>
          <w:rStyle w:val="hljs-tag"/>
        </w:rPr>
        <w:t>&lt;</w:t>
      </w:r>
      <w:r>
        <w:rPr>
          <w:rStyle w:val="hljs-name"/>
        </w:rPr>
        <w:t>PropertyGroup</w:t>
      </w:r>
      <w:r>
        <w:rPr>
          <w:rStyle w:val="hljs-tag"/>
        </w:rPr>
        <w:t>&gt;</w:t>
      </w:r>
    </w:p>
    <w:p w:rsidR="001E7B75" w:rsidRDefault="001E7B75" w:rsidP="001E7B75">
      <w:pPr>
        <w:pStyle w:val="HTMLPreformatted"/>
        <w:rPr>
          <w:rStyle w:val="HTMLCode"/>
        </w:rPr>
      </w:pPr>
      <w:r>
        <w:rPr>
          <w:rStyle w:val="HTMLCode"/>
        </w:rPr>
        <w:t xml:space="preserve">    </w:t>
      </w:r>
      <w:r>
        <w:rPr>
          <w:rStyle w:val="hljs-tag"/>
        </w:rPr>
        <w:t>&lt;</w:t>
      </w:r>
      <w:r>
        <w:rPr>
          <w:rStyle w:val="hljs-name"/>
        </w:rPr>
        <w:t>TargetFramework</w:t>
      </w:r>
      <w:r>
        <w:rPr>
          <w:rStyle w:val="hljs-tag"/>
        </w:rPr>
        <w:t>&gt;</w:t>
      </w:r>
      <w:r>
        <w:rPr>
          <w:rStyle w:val="HTMLCode"/>
        </w:rPr>
        <w:t>netcoreapp1.1</w:t>
      </w:r>
      <w:r>
        <w:rPr>
          <w:rStyle w:val="hljs-tag"/>
        </w:rPr>
        <w:t>&lt;/</w:t>
      </w:r>
      <w:r>
        <w:rPr>
          <w:rStyle w:val="hljs-name"/>
        </w:rPr>
        <w:t>TargetFramework</w:t>
      </w:r>
      <w:r>
        <w:rPr>
          <w:rStyle w:val="hljs-tag"/>
        </w:rPr>
        <w:t>&gt;</w:t>
      </w:r>
    </w:p>
    <w:p w:rsidR="001E7B75" w:rsidRDefault="001E7B75" w:rsidP="001E7B75">
      <w:pPr>
        <w:pStyle w:val="HTMLPreformatted"/>
        <w:rPr>
          <w:rStyle w:val="HTMLCode"/>
        </w:rPr>
      </w:pPr>
      <w:r>
        <w:rPr>
          <w:rStyle w:val="HTMLCode"/>
        </w:rPr>
        <w:t xml:space="preserve">  </w:t>
      </w:r>
      <w:r>
        <w:rPr>
          <w:rStyle w:val="hljs-tag"/>
        </w:rPr>
        <w:t>&lt;/</w:t>
      </w:r>
      <w:r>
        <w:rPr>
          <w:rStyle w:val="hljs-name"/>
        </w:rPr>
        <w:t>PropertyGroup</w:t>
      </w:r>
      <w:r>
        <w:rPr>
          <w:rStyle w:val="hljs-tag"/>
        </w:rPr>
        <w:t>&gt;</w:t>
      </w:r>
    </w:p>
    <w:p w:rsidR="001E7B75" w:rsidRDefault="001E7B75" w:rsidP="001E7B75">
      <w:pPr>
        <w:pStyle w:val="HTMLPreformatted"/>
        <w:rPr>
          <w:rStyle w:val="HTMLCode"/>
        </w:rPr>
      </w:pPr>
    </w:p>
    <w:p w:rsidR="001E7B75" w:rsidRDefault="001E7B75" w:rsidP="001E7B75">
      <w:pPr>
        <w:pStyle w:val="HTMLPreformatted"/>
        <w:rPr>
          <w:rStyle w:val="HTMLCode"/>
        </w:rPr>
      </w:pPr>
      <w:r>
        <w:rPr>
          <w:rStyle w:val="HTMLCode"/>
        </w:rPr>
        <w:t xml:space="preserve">  </w:t>
      </w:r>
      <w:r>
        <w:rPr>
          <w:rStyle w:val="hljs-tag"/>
        </w:rPr>
        <w:t>&lt;</w:t>
      </w:r>
      <w:r>
        <w:rPr>
          <w:rStyle w:val="hljs-name"/>
        </w:rPr>
        <w:t>PropertyGroup</w:t>
      </w:r>
      <w:r>
        <w:rPr>
          <w:rStyle w:val="hljs-tag"/>
        </w:rPr>
        <w:t>&gt;</w:t>
      </w:r>
    </w:p>
    <w:p w:rsidR="001E7B75" w:rsidRDefault="001E7B75" w:rsidP="001E7B75">
      <w:pPr>
        <w:pStyle w:val="HTMLPreformatted"/>
        <w:rPr>
          <w:rStyle w:val="HTMLCode"/>
        </w:rPr>
      </w:pPr>
      <w:r>
        <w:rPr>
          <w:rStyle w:val="HTMLCode"/>
        </w:rPr>
        <w:t xml:space="preserve">    </w:t>
      </w:r>
      <w:r>
        <w:rPr>
          <w:rStyle w:val="hljs-tag"/>
        </w:rPr>
        <w:t>&lt;</w:t>
      </w:r>
      <w:r>
        <w:rPr>
          <w:rStyle w:val="hljs-name"/>
        </w:rPr>
        <w:t>UserSecretsId</w:t>
      </w:r>
      <w:r>
        <w:rPr>
          <w:rStyle w:val="hljs-tag"/>
        </w:rPr>
        <w:t>&gt;</w:t>
      </w:r>
      <w:r>
        <w:rPr>
          <w:rStyle w:val="HTMLCode"/>
        </w:rPr>
        <w:t>My-USER-SECRET-ID-HERE-c23d27a4-eb88</w:t>
      </w:r>
      <w:r>
        <w:rPr>
          <w:rStyle w:val="hljs-tag"/>
        </w:rPr>
        <w:t>&lt;/</w:t>
      </w:r>
      <w:r>
        <w:rPr>
          <w:rStyle w:val="hljs-name"/>
        </w:rPr>
        <w:t>UserSecretsId</w:t>
      </w:r>
      <w:r>
        <w:rPr>
          <w:rStyle w:val="hljs-tag"/>
        </w:rPr>
        <w:t>&gt;</w:t>
      </w:r>
    </w:p>
    <w:p w:rsidR="001E7B75" w:rsidRDefault="001E7B75" w:rsidP="001E7B75">
      <w:pPr>
        <w:pStyle w:val="HTMLPreformatted"/>
        <w:rPr>
          <w:rStyle w:val="HTMLCode"/>
        </w:rPr>
      </w:pPr>
      <w:r>
        <w:rPr>
          <w:rStyle w:val="HTMLCode"/>
        </w:rPr>
        <w:t xml:space="preserve">  </w:t>
      </w:r>
      <w:r>
        <w:rPr>
          <w:rStyle w:val="hljs-tag"/>
        </w:rPr>
        <w:t>&lt;/</w:t>
      </w:r>
      <w:r>
        <w:rPr>
          <w:rStyle w:val="hljs-name"/>
        </w:rPr>
        <w:t>PropertyGroup</w:t>
      </w:r>
      <w:r>
        <w:rPr>
          <w:rStyle w:val="hljs-tag"/>
        </w:rPr>
        <w:t>&gt;</w:t>
      </w:r>
    </w:p>
    <w:p w:rsidR="001E7B75" w:rsidRDefault="001E7B75" w:rsidP="001E7B75">
      <w:pPr>
        <w:pStyle w:val="HTMLPreformatted"/>
        <w:rPr>
          <w:rStyle w:val="HTMLCode"/>
        </w:rPr>
      </w:pPr>
    </w:p>
    <w:p w:rsidR="001E7B75" w:rsidRDefault="001E7B75" w:rsidP="001E7B75">
      <w:pPr>
        <w:pStyle w:val="HTMLPreformatted"/>
        <w:rPr>
          <w:rStyle w:val="HTMLCode"/>
        </w:rPr>
      </w:pPr>
      <w:r>
        <w:rPr>
          <w:rStyle w:val="HTMLCode"/>
        </w:rPr>
        <w:t xml:space="preserve">  </w:t>
      </w:r>
      <w:r>
        <w:rPr>
          <w:rStyle w:val="hljs-tag"/>
        </w:rPr>
        <w:t>&lt;</w:t>
      </w:r>
      <w:r>
        <w:rPr>
          <w:rStyle w:val="hljs-name"/>
        </w:rPr>
        <w:t>ItemGroup</w:t>
      </w:r>
      <w:r>
        <w:rPr>
          <w:rStyle w:val="hljs-tag"/>
        </w:rPr>
        <w:t>&gt;</w:t>
      </w:r>
    </w:p>
    <w:p w:rsidR="001E7B75" w:rsidRDefault="001E7B75" w:rsidP="001E7B75">
      <w:pPr>
        <w:pStyle w:val="HTMLPreformatted"/>
        <w:rPr>
          <w:rStyle w:val="HTMLCode"/>
        </w:rPr>
      </w:pPr>
      <w:r>
        <w:rPr>
          <w:rStyle w:val="HTMLCode"/>
        </w:rPr>
        <w:t xml:space="preserve">    </w:t>
      </w:r>
      <w:r>
        <w:rPr>
          <w:rStyle w:val="hljs-tag"/>
        </w:rPr>
        <w:t>&lt;</w:t>
      </w:r>
      <w:r>
        <w:rPr>
          <w:rStyle w:val="hljs-name"/>
        </w:rPr>
        <w:t>Folder</w:t>
      </w:r>
      <w:r>
        <w:rPr>
          <w:rStyle w:val="hljs-tag"/>
        </w:rPr>
        <w:t xml:space="preserve"> </w:t>
      </w:r>
      <w:r>
        <w:rPr>
          <w:rStyle w:val="hljs-attr"/>
        </w:rPr>
        <w:t>Include</w:t>
      </w:r>
      <w:r>
        <w:rPr>
          <w:rStyle w:val="hljs-tag"/>
        </w:rPr>
        <w:t>=</w:t>
      </w:r>
      <w:r>
        <w:rPr>
          <w:rStyle w:val="hljs-string"/>
        </w:rPr>
        <w:t>"wwwroot\"</w:t>
      </w:r>
      <w:r>
        <w:rPr>
          <w:rStyle w:val="hljs-tag"/>
        </w:rPr>
        <w:t xml:space="preserve"> /&gt;</w:t>
      </w:r>
    </w:p>
    <w:p w:rsidR="001E7B75" w:rsidRDefault="001E7B75" w:rsidP="001E7B75">
      <w:pPr>
        <w:pStyle w:val="HTMLPreformatted"/>
        <w:rPr>
          <w:rStyle w:val="HTMLCode"/>
        </w:rPr>
      </w:pPr>
      <w:r>
        <w:rPr>
          <w:rStyle w:val="HTMLCode"/>
        </w:rPr>
        <w:t xml:space="preserve">  </w:t>
      </w:r>
      <w:r>
        <w:rPr>
          <w:rStyle w:val="hljs-tag"/>
        </w:rPr>
        <w:t>&lt;/</w:t>
      </w:r>
      <w:r>
        <w:rPr>
          <w:rStyle w:val="hljs-name"/>
        </w:rPr>
        <w:t>ItemGroup</w:t>
      </w:r>
      <w:r>
        <w:rPr>
          <w:rStyle w:val="hljs-tag"/>
        </w:rPr>
        <w:t>&gt;</w:t>
      </w:r>
    </w:p>
    <w:p w:rsidR="001E7B75" w:rsidRDefault="001E7B75" w:rsidP="001E7B75">
      <w:pPr>
        <w:pStyle w:val="HTMLPreformatted"/>
        <w:rPr>
          <w:rStyle w:val="HTMLCode"/>
        </w:rPr>
      </w:pPr>
      <w:r>
        <w:rPr>
          <w:rStyle w:val="HTMLCode"/>
        </w:rPr>
        <w:t xml:space="preserve">  </w:t>
      </w:r>
    </w:p>
    <w:p w:rsidR="001E7B75" w:rsidRDefault="001E7B75" w:rsidP="001E7B75">
      <w:pPr>
        <w:pStyle w:val="HTMLPreformatted"/>
        <w:rPr>
          <w:rStyle w:val="HTMLCode"/>
        </w:rPr>
      </w:pPr>
      <w:r>
        <w:rPr>
          <w:rStyle w:val="HTMLCode"/>
        </w:rPr>
        <w:t xml:space="preserve">  </w:t>
      </w:r>
      <w:r>
        <w:rPr>
          <w:rStyle w:val="hljs-tag"/>
        </w:rPr>
        <w:t>&lt;</w:t>
      </w:r>
      <w:r>
        <w:rPr>
          <w:rStyle w:val="hljs-name"/>
        </w:rPr>
        <w:t>ItemGroup</w:t>
      </w:r>
      <w:r>
        <w:rPr>
          <w:rStyle w:val="hljs-tag"/>
        </w:rPr>
        <w:t>&gt;</w:t>
      </w:r>
    </w:p>
    <w:p w:rsidR="001E7B75" w:rsidRDefault="001E7B75" w:rsidP="001E7B75">
      <w:pPr>
        <w:pStyle w:val="HTMLPreformatted"/>
        <w:rPr>
          <w:rStyle w:val="HTMLCode"/>
        </w:rPr>
      </w:pPr>
      <w:r>
        <w:rPr>
          <w:rStyle w:val="HTMLCode"/>
        </w:rPr>
        <w:t xml:space="preserve">    </w:t>
      </w:r>
      <w:r>
        <w:rPr>
          <w:rStyle w:val="hljs-tag"/>
        </w:rPr>
        <w:t>&lt;</w:t>
      </w:r>
      <w:r>
        <w:rPr>
          <w:rStyle w:val="hljs-name"/>
        </w:rPr>
        <w:t>PackageReference</w:t>
      </w:r>
      <w:r>
        <w:rPr>
          <w:rStyle w:val="hljs-tag"/>
        </w:rPr>
        <w:t xml:space="preserve"> </w:t>
      </w:r>
      <w:r>
        <w:rPr>
          <w:rStyle w:val="hljs-attr"/>
        </w:rPr>
        <w:t>Include</w:t>
      </w:r>
      <w:r>
        <w:rPr>
          <w:rStyle w:val="hljs-tag"/>
        </w:rPr>
        <w:t>=</w:t>
      </w:r>
      <w:r>
        <w:rPr>
          <w:rStyle w:val="hljs-string"/>
        </w:rPr>
        <w:t>"Microsoft.AspNetCore"</w:t>
      </w:r>
      <w:r>
        <w:rPr>
          <w:rStyle w:val="hljs-tag"/>
        </w:rPr>
        <w:t xml:space="preserve"> </w:t>
      </w:r>
      <w:r>
        <w:rPr>
          <w:rStyle w:val="hljs-attr"/>
        </w:rPr>
        <w:t>Version</w:t>
      </w:r>
      <w:r>
        <w:rPr>
          <w:rStyle w:val="hljs-tag"/>
        </w:rPr>
        <w:t>=</w:t>
      </w:r>
      <w:r>
        <w:rPr>
          <w:rStyle w:val="hljs-string"/>
        </w:rPr>
        <w:t>"1.1.1"</w:t>
      </w:r>
      <w:r>
        <w:rPr>
          <w:rStyle w:val="hljs-tag"/>
        </w:rPr>
        <w:t xml:space="preserve"> /&gt;</w:t>
      </w:r>
    </w:p>
    <w:p w:rsidR="001E7B75" w:rsidRDefault="001E7B75" w:rsidP="001E7B75">
      <w:pPr>
        <w:pStyle w:val="HTMLPreformatted"/>
        <w:rPr>
          <w:rStyle w:val="HTMLCode"/>
        </w:rPr>
      </w:pPr>
      <w:r>
        <w:rPr>
          <w:rStyle w:val="HTMLCode"/>
        </w:rPr>
        <w:t xml:space="preserve">    </w:t>
      </w:r>
      <w:r>
        <w:rPr>
          <w:rStyle w:val="hljs-tag"/>
        </w:rPr>
        <w:t>&lt;</w:t>
      </w:r>
      <w:r>
        <w:rPr>
          <w:rStyle w:val="hljs-name"/>
        </w:rPr>
        <w:t>PackageReference</w:t>
      </w:r>
      <w:r>
        <w:rPr>
          <w:rStyle w:val="hljs-tag"/>
        </w:rPr>
        <w:t xml:space="preserve"> </w:t>
      </w:r>
      <w:r>
        <w:rPr>
          <w:rStyle w:val="hljs-attr"/>
        </w:rPr>
        <w:t>Include</w:t>
      </w:r>
      <w:r>
        <w:rPr>
          <w:rStyle w:val="hljs-tag"/>
        </w:rPr>
        <w:t>=</w:t>
      </w:r>
      <w:r>
        <w:rPr>
          <w:rStyle w:val="hljs-string"/>
        </w:rPr>
        <w:t>"Microsoft.Extensions.Configuration.UserSecrets"</w:t>
      </w:r>
      <w:r>
        <w:rPr>
          <w:rStyle w:val="hljs-tag"/>
        </w:rPr>
        <w:t xml:space="preserve"> </w:t>
      </w:r>
      <w:r>
        <w:rPr>
          <w:rStyle w:val="hljs-attr"/>
        </w:rPr>
        <w:t>Version</w:t>
      </w:r>
      <w:r>
        <w:rPr>
          <w:rStyle w:val="hljs-tag"/>
        </w:rPr>
        <w:t>=</w:t>
      </w:r>
      <w:r>
        <w:rPr>
          <w:rStyle w:val="hljs-string"/>
        </w:rPr>
        <w:t>"1.1.1"</w:t>
      </w:r>
      <w:r>
        <w:rPr>
          <w:rStyle w:val="hljs-tag"/>
        </w:rPr>
        <w:t xml:space="preserve"> /&gt;</w:t>
      </w:r>
    </w:p>
    <w:p w:rsidR="001E7B75" w:rsidRDefault="001E7B75" w:rsidP="001E7B75">
      <w:pPr>
        <w:pStyle w:val="HTMLPreformatted"/>
        <w:rPr>
          <w:rStyle w:val="HTMLCode"/>
        </w:rPr>
      </w:pPr>
      <w:r>
        <w:rPr>
          <w:rStyle w:val="HTMLCode"/>
        </w:rPr>
        <w:t xml:space="preserve">  </w:t>
      </w:r>
      <w:r>
        <w:rPr>
          <w:rStyle w:val="hljs-tag"/>
        </w:rPr>
        <w:t>&lt;/</w:t>
      </w:r>
      <w:r>
        <w:rPr>
          <w:rStyle w:val="hljs-name"/>
        </w:rPr>
        <w:t>ItemGroup</w:t>
      </w:r>
      <w:r>
        <w:rPr>
          <w:rStyle w:val="hljs-tag"/>
        </w:rPr>
        <w:t>&gt;</w:t>
      </w:r>
    </w:p>
    <w:p w:rsidR="001E7B75" w:rsidRDefault="001E7B75" w:rsidP="001E7B75">
      <w:pPr>
        <w:pStyle w:val="HTMLPreformatted"/>
        <w:rPr>
          <w:rStyle w:val="HTMLCode"/>
        </w:rPr>
      </w:pPr>
    </w:p>
    <w:p w:rsidR="001E7B75" w:rsidRDefault="001E7B75" w:rsidP="001E7B75">
      <w:pPr>
        <w:pStyle w:val="HTMLPreformatted"/>
        <w:rPr>
          <w:rStyle w:val="HTMLCode"/>
        </w:rPr>
      </w:pPr>
      <w:r>
        <w:rPr>
          <w:rStyle w:val="HTMLCode"/>
        </w:rPr>
        <w:t xml:space="preserve">  </w:t>
      </w:r>
      <w:r>
        <w:rPr>
          <w:rStyle w:val="hljs-tag"/>
        </w:rPr>
        <w:t>&lt;</w:t>
      </w:r>
      <w:r>
        <w:rPr>
          <w:rStyle w:val="hljs-name"/>
        </w:rPr>
        <w:t>ItemGroup</w:t>
      </w:r>
      <w:r>
        <w:rPr>
          <w:rStyle w:val="hljs-tag"/>
        </w:rPr>
        <w:t>&gt;</w:t>
      </w:r>
    </w:p>
    <w:p w:rsidR="001E7B75" w:rsidRDefault="001E7B75" w:rsidP="001E7B75">
      <w:pPr>
        <w:pStyle w:val="HTMLPreformatted"/>
        <w:rPr>
          <w:rStyle w:val="HTMLCode"/>
        </w:rPr>
      </w:pPr>
      <w:r>
        <w:rPr>
          <w:rStyle w:val="line-highlight"/>
        </w:rPr>
        <w:t xml:space="preserve">    </w:t>
      </w:r>
      <w:r>
        <w:rPr>
          <w:rStyle w:val="hljs-tag"/>
        </w:rPr>
        <w:t>&lt;</w:t>
      </w:r>
      <w:r>
        <w:rPr>
          <w:rStyle w:val="hljs-name"/>
        </w:rPr>
        <w:t>DotNetCliToolReference</w:t>
      </w:r>
      <w:r>
        <w:rPr>
          <w:rStyle w:val="hljs-tag"/>
        </w:rPr>
        <w:t xml:space="preserve"> </w:t>
      </w:r>
      <w:r>
        <w:rPr>
          <w:rStyle w:val="hljs-attr"/>
        </w:rPr>
        <w:t>Include</w:t>
      </w:r>
      <w:r>
        <w:rPr>
          <w:rStyle w:val="hljs-tag"/>
        </w:rPr>
        <w:t>=</w:t>
      </w:r>
      <w:r>
        <w:rPr>
          <w:rStyle w:val="hljs-string"/>
        </w:rPr>
        <w:t>"Microsoft.Extensions.SecretManager.Tools"</w:t>
      </w:r>
      <w:r>
        <w:rPr>
          <w:rStyle w:val="hljs-tag"/>
        </w:rPr>
        <w:t xml:space="preserve"> </w:t>
      </w:r>
      <w:r>
        <w:rPr>
          <w:rStyle w:val="hljs-attr"/>
        </w:rPr>
        <w:t>Version</w:t>
      </w:r>
      <w:r>
        <w:rPr>
          <w:rStyle w:val="hljs-tag"/>
        </w:rPr>
        <w:t>=</w:t>
      </w:r>
      <w:r>
        <w:rPr>
          <w:rStyle w:val="hljs-string"/>
        </w:rPr>
        <w:t>"1.0.1"</w:t>
      </w:r>
      <w:r>
        <w:rPr>
          <w:rStyle w:val="hljs-tag"/>
        </w:rPr>
        <w:t xml:space="preserve"> /&gt;</w:t>
      </w:r>
    </w:p>
    <w:p w:rsidR="001E7B75" w:rsidRDefault="001E7B75" w:rsidP="001E7B75">
      <w:pPr>
        <w:pStyle w:val="HTMLPreformatted"/>
        <w:rPr>
          <w:rStyle w:val="HTMLCode"/>
        </w:rPr>
      </w:pPr>
      <w:r>
        <w:rPr>
          <w:rStyle w:val="HTMLCode"/>
        </w:rPr>
        <w:t xml:space="preserve">  </w:t>
      </w:r>
      <w:r>
        <w:rPr>
          <w:rStyle w:val="hljs-tag"/>
        </w:rPr>
        <w:t>&lt;/</w:t>
      </w:r>
      <w:r>
        <w:rPr>
          <w:rStyle w:val="hljs-name"/>
        </w:rPr>
        <w:t>ItemGroup</w:t>
      </w:r>
      <w:r>
        <w:rPr>
          <w:rStyle w:val="hljs-tag"/>
        </w:rPr>
        <w:t>&gt;</w:t>
      </w:r>
    </w:p>
    <w:p w:rsidR="001E7B75" w:rsidRDefault="001E7B75" w:rsidP="001E7B75">
      <w:pPr>
        <w:pStyle w:val="HTMLPreformatted"/>
        <w:rPr>
          <w:rStyle w:val="HTMLCode"/>
        </w:rPr>
      </w:pPr>
      <w:r>
        <w:rPr>
          <w:rStyle w:val="hljs-tag"/>
        </w:rPr>
        <w:t>&lt;/</w:t>
      </w:r>
      <w:r>
        <w:rPr>
          <w:rStyle w:val="hljs-name"/>
        </w:rPr>
        <w:t>Project</w:t>
      </w:r>
      <w:r>
        <w:rPr>
          <w:rStyle w:val="hljs-tag"/>
        </w:rPr>
        <w:t>&gt;</w:t>
      </w:r>
    </w:p>
    <w:p w:rsidR="001E7B75" w:rsidRDefault="001E7B75" w:rsidP="001E7B75">
      <w:pPr>
        <w:pStyle w:val="lf-text-block"/>
      </w:pPr>
      <w:r>
        <w:t>Test the Secret Manager tool by running the following command:</w:t>
      </w:r>
      <w:r>
        <w:rPr>
          <w:rStyle w:val="lf-thread-btn"/>
        </w:rPr>
        <w:t xml:space="preserve"> </w:t>
      </w:r>
    </w:p>
    <w:p w:rsidR="001E7B75" w:rsidRDefault="001E7B75" w:rsidP="001E7B75">
      <w:r>
        <w:rPr>
          <w:rStyle w:val="language"/>
        </w:rPr>
        <w:t>console</w:t>
      </w:r>
    </w:p>
    <w:p w:rsidR="001E7B75" w:rsidRDefault="001E7B75" w:rsidP="001E7B75">
      <w:pPr>
        <w:pStyle w:val="HTMLPreformatted"/>
        <w:rPr>
          <w:rStyle w:val="HTMLCode"/>
        </w:rPr>
      </w:pPr>
      <w:r>
        <w:rPr>
          <w:rStyle w:val="HTMLCode"/>
        </w:rPr>
        <w:t xml:space="preserve">dotnet </w:t>
      </w:r>
      <w:r>
        <w:rPr>
          <w:rStyle w:val="hljs-keyword"/>
        </w:rPr>
        <w:t>user</w:t>
      </w:r>
      <w:r>
        <w:rPr>
          <w:rStyle w:val="HTMLCode"/>
        </w:rPr>
        <w:t>-secrets -h</w:t>
      </w:r>
    </w:p>
    <w:p w:rsidR="001E7B75" w:rsidRDefault="001E7B75" w:rsidP="001E7B75">
      <w:pPr>
        <w:pStyle w:val="lf-text-block"/>
      </w:pPr>
      <w:r>
        <w:t>The Secret Manager tool will display usage, options and command help.</w:t>
      </w:r>
      <w:r>
        <w:rPr>
          <w:rStyle w:val="lf-thread-btn"/>
        </w:rPr>
        <w:t xml:space="preserve"> </w:t>
      </w:r>
    </w:p>
    <w:p w:rsidR="001E7B75" w:rsidRDefault="001E7B75" w:rsidP="001E7B75">
      <w:pPr>
        <w:pStyle w:val="Heading5"/>
      </w:pPr>
      <w:r>
        <w:t>Note</w:t>
      </w:r>
    </w:p>
    <w:p w:rsidR="001E7B75" w:rsidRDefault="001E7B75" w:rsidP="001E7B75">
      <w:pPr>
        <w:pStyle w:val="lf-text-block"/>
      </w:pPr>
      <w:r>
        <w:t xml:space="preserve">You must be in the same directory as the </w:t>
      </w:r>
      <w:r>
        <w:rPr>
          <w:rStyle w:val="Emphasis"/>
        </w:rPr>
        <w:t>.csproj</w:t>
      </w:r>
      <w:r>
        <w:t xml:space="preserve"> file to run tools defined in the </w:t>
      </w:r>
      <w:r>
        <w:rPr>
          <w:rStyle w:val="Emphasis"/>
        </w:rPr>
        <w:t>.csproj</w:t>
      </w:r>
      <w:r>
        <w:t xml:space="preserve"> file's </w:t>
      </w:r>
      <w:r>
        <w:rPr>
          <w:rStyle w:val="HTMLCode"/>
        </w:rPr>
        <w:t>DotNetCliToolReference</w:t>
      </w:r>
      <w:r>
        <w:t xml:space="preserve"> nodes.</w:t>
      </w:r>
      <w:r>
        <w:rPr>
          <w:rStyle w:val="lf-thread-btn"/>
        </w:rPr>
        <w:t xml:space="preserve"> </w:t>
      </w:r>
    </w:p>
    <w:p w:rsidR="001E7B75" w:rsidRDefault="001E7B75" w:rsidP="001E7B75">
      <w:pPr>
        <w:pStyle w:val="lf-text-block"/>
      </w:pPr>
      <w:r>
        <w:t xml:space="preserve">The Secret Manager tool operates on project-specific configuration settings that are stored in your user profile. To use user secrets, the project must specify a </w:t>
      </w:r>
      <w:r>
        <w:rPr>
          <w:rStyle w:val="HTMLCode"/>
        </w:rPr>
        <w:t>UserSecretsId</w:t>
      </w:r>
      <w:r>
        <w:t xml:space="preserve"> value in its </w:t>
      </w:r>
      <w:r>
        <w:rPr>
          <w:rStyle w:val="Emphasis"/>
        </w:rPr>
        <w:t>.csproj</w:t>
      </w:r>
      <w:r>
        <w:t xml:space="preserve"> file. The value of </w:t>
      </w:r>
      <w:r>
        <w:rPr>
          <w:rStyle w:val="HTMLCode"/>
        </w:rPr>
        <w:t>UserSecretsId</w:t>
      </w:r>
      <w:r>
        <w:t xml:space="preserve"> is arbitrary, but is generally unique to the project. Developers typically generate a GUID for the </w:t>
      </w:r>
      <w:r>
        <w:rPr>
          <w:rStyle w:val="HTMLCode"/>
        </w:rPr>
        <w:t>UserSecretsId</w:t>
      </w:r>
      <w:r>
        <w:t>.</w:t>
      </w:r>
      <w:r>
        <w:rPr>
          <w:rStyle w:val="lf-thread-btn"/>
        </w:rPr>
        <w:t xml:space="preserve"> </w:t>
      </w:r>
    </w:p>
    <w:p w:rsidR="001E7B75" w:rsidRDefault="001E7B75" w:rsidP="001E7B75">
      <w:pPr>
        <w:pStyle w:val="lf-text-block"/>
      </w:pPr>
      <w:r>
        <w:lastRenderedPageBreak/>
        <w:t xml:space="preserve">Add a </w:t>
      </w:r>
      <w:r>
        <w:rPr>
          <w:rStyle w:val="HTMLCode"/>
        </w:rPr>
        <w:t>UserSecretsId</w:t>
      </w:r>
      <w:r>
        <w:t xml:space="preserve"> for your project in the </w:t>
      </w:r>
      <w:r>
        <w:rPr>
          <w:rStyle w:val="Emphasis"/>
        </w:rPr>
        <w:t>.csproj</w:t>
      </w:r>
      <w:r>
        <w:t xml:space="preserve"> file:</w:t>
      </w:r>
      <w:r>
        <w:rPr>
          <w:rStyle w:val="lf-thread-btn"/>
        </w:rPr>
        <w:t xml:space="preserve"> </w:t>
      </w:r>
    </w:p>
    <w:p w:rsidR="001E7B75" w:rsidRDefault="001E7B75" w:rsidP="001E7B75">
      <w:r>
        <w:rPr>
          <w:rStyle w:val="language"/>
        </w:rPr>
        <w:t>XML</w:t>
      </w:r>
    </w:p>
    <w:p w:rsidR="001E7B75" w:rsidRDefault="001E7B75" w:rsidP="001E7B75">
      <w:pPr>
        <w:pStyle w:val="HTMLPreformatted"/>
        <w:rPr>
          <w:rStyle w:val="HTMLCode"/>
        </w:rPr>
      </w:pPr>
      <w:r>
        <w:rPr>
          <w:rStyle w:val="hljs-tag"/>
        </w:rPr>
        <w:t>&lt;</w:t>
      </w:r>
      <w:r>
        <w:rPr>
          <w:rStyle w:val="hljs-name"/>
        </w:rPr>
        <w:t>PropertyGroup</w:t>
      </w:r>
      <w:r>
        <w:rPr>
          <w:rStyle w:val="hljs-tag"/>
        </w:rPr>
        <w:t>&gt;</w:t>
      </w:r>
    </w:p>
    <w:p w:rsidR="001E7B75" w:rsidRDefault="001E7B75" w:rsidP="001E7B75">
      <w:pPr>
        <w:pStyle w:val="HTMLPreformatted"/>
        <w:rPr>
          <w:rStyle w:val="HTMLCode"/>
        </w:rPr>
      </w:pPr>
      <w:r>
        <w:rPr>
          <w:rStyle w:val="line-highlight"/>
        </w:rPr>
        <w:t xml:space="preserve">  </w:t>
      </w:r>
      <w:r>
        <w:rPr>
          <w:rStyle w:val="hljs-tag"/>
        </w:rPr>
        <w:t>&lt;</w:t>
      </w:r>
      <w:r>
        <w:rPr>
          <w:rStyle w:val="hljs-name"/>
        </w:rPr>
        <w:t>UserSecretsId</w:t>
      </w:r>
      <w:r>
        <w:rPr>
          <w:rStyle w:val="hljs-tag"/>
        </w:rPr>
        <w:t>&gt;</w:t>
      </w:r>
      <w:r>
        <w:rPr>
          <w:rStyle w:val="line-highlight"/>
        </w:rPr>
        <w:t>My-USER-SECRET-ID-HERE-c23d27a4-eb88</w:t>
      </w:r>
      <w:r>
        <w:rPr>
          <w:rStyle w:val="hljs-tag"/>
        </w:rPr>
        <w:t>&lt;/</w:t>
      </w:r>
      <w:r>
        <w:rPr>
          <w:rStyle w:val="hljs-name"/>
        </w:rPr>
        <w:t>UserSecretsId</w:t>
      </w:r>
      <w:r>
        <w:rPr>
          <w:rStyle w:val="hljs-tag"/>
        </w:rPr>
        <w:t>&gt;</w:t>
      </w:r>
    </w:p>
    <w:p w:rsidR="001E7B75" w:rsidRDefault="001E7B75" w:rsidP="001E7B75">
      <w:pPr>
        <w:pStyle w:val="HTMLPreformatted"/>
        <w:rPr>
          <w:rStyle w:val="HTMLCode"/>
        </w:rPr>
      </w:pPr>
      <w:r>
        <w:rPr>
          <w:rStyle w:val="hljs-tag"/>
        </w:rPr>
        <w:t>&lt;/</w:t>
      </w:r>
      <w:r>
        <w:rPr>
          <w:rStyle w:val="hljs-name"/>
        </w:rPr>
        <w:t>PropertyGroup</w:t>
      </w:r>
      <w:r>
        <w:rPr>
          <w:rStyle w:val="hljs-tag"/>
        </w:rPr>
        <w:t>&gt;</w:t>
      </w:r>
    </w:p>
    <w:p w:rsidR="001E7B75" w:rsidRDefault="001E7B75" w:rsidP="001E7B75">
      <w:pPr>
        <w:pStyle w:val="lf-text-block"/>
      </w:pPr>
      <w:r>
        <w:t>Use the Secret Manager tool to set a secret. For example, in a command window from the project directory, enter the following:</w:t>
      </w:r>
      <w:r>
        <w:rPr>
          <w:rStyle w:val="lf-thread-btn"/>
        </w:rPr>
        <w:t xml:space="preserve"> </w:t>
      </w:r>
    </w:p>
    <w:p w:rsidR="001E7B75" w:rsidRDefault="001E7B75" w:rsidP="001E7B75">
      <w:r>
        <w:rPr>
          <w:rStyle w:val="language"/>
        </w:rPr>
        <w:t>console</w:t>
      </w:r>
    </w:p>
    <w:p w:rsidR="001E7B75" w:rsidRDefault="001E7B75" w:rsidP="001E7B75">
      <w:pPr>
        <w:pStyle w:val="HTMLPreformatted"/>
        <w:rPr>
          <w:rStyle w:val="HTMLCode"/>
        </w:rPr>
      </w:pPr>
      <w:r>
        <w:rPr>
          <w:rStyle w:val="HTMLCode"/>
        </w:rPr>
        <w:t xml:space="preserve">dotnet user-secrets </w:t>
      </w:r>
      <w:r>
        <w:rPr>
          <w:rStyle w:val="hljs-keyword"/>
        </w:rPr>
        <w:t>set</w:t>
      </w:r>
      <w:r>
        <w:rPr>
          <w:rStyle w:val="HTMLCode"/>
        </w:rPr>
        <w:t xml:space="preserve"> MySecret </w:t>
      </w:r>
      <w:r>
        <w:rPr>
          <w:rStyle w:val="hljs-comment"/>
        </w:rPr>
        <w:t>ValueOfMySecret</w:t>
      </w:r>
    </w:p>
    <w:p w:rsidR="001E7B75" w:rsidRDefault="001E7B75" w:rsidP="001E7B75">
      <w:pPr>
        <w:pStyle w:val="lf-text-block"/>
      </w:pPr>
      <w:r>
        <w:t xml:space="preserve">You can run the Secret Manager tool from other directories, but you must use the </w:t>
      </w:r>
      <w:r>
        <w:rPr>
          <w:rStyle w:val="HTMLCode"/>
        </w:rPr>
        <w:t>--project</w:t>
      </w:r>
      <w:r>
        <w:t xml:space="preserve"> option to pass in the path to the </w:t>
      </w:r>
      <w:r>
        <w:rPr>
          <w:rStyle w:val="Emphasis"/>
        </w:rPr>
        <w:t>.csproj</w:t>
      </w:r>
      <w:r>
        <w:t xml:space="preserve"> file:</w:t>
      </w:r>
      <w:r>
        <w:rPr>
          <w:rStyle w:val="lf-thread-btn"/>
        </w:rPr>
        <w:t xml:space="preserve"> </w:t>
      </w:r>
    </w:p>
    <w:p w:rsidR="001E7B75" w:rsidRDefault="001E7B75" w:rsidP="001E7B75">
      <w:r>
        <w:rPr>
          <w:rStyle w:val="language"/>
        </w:rPr>
        <w:t>console</w:t>
      </w:r>
    </w:p>
    <w:p w:rsidR="001E7B75" w:rsidRDefault="001E7B75" w:rsidP="001E7B75">
      <w:pPr>
        <w:pStyle w:val="HTMLPreformatted"/>
        <w:rPr>
          <w:rStyle w:val="HTMLCode"/>
        </w:rPr>
      </w:pPr>
      <w:r>
        <w:rPr>
          <w:rStyle w:val="HTMLCode"/>
        </w:rPr>
        <w:t>dotnet user-secrets set MySecret ValueOfMySecret --project c:</w:t>
      </w:r>
      <w:r>
        <w:rPr>
          <w:rStyle w:val="hljs-symbol"/>
        </w:rPr>
        <w:t>\w</w:t>
      </w:r>
      <w:r>
        <w:rPr>
          <w:rStyle w:val="HTMLCode"/>
        </w:rPr>
        <w:t>ork</w:t>
      </w:r>
      <w:r>
        <w:rPr>
          <w:rStyle w:val="hljs-symbol"/>
        </w:rPr>
        <w:t>\W</w:t>
      </w:r>
      <w:r>
        <w:rPr>
          <w:rStyle w:val="HTMLCode"/>
        </w:rPr>
        <w:t>ebApp1</w:t>
      </w:r>
      <w:r>
        <w:rPr>
          <w:rStyle w:val="hljs-symbol"/>
        </w:rPr>
        <w:t>\s</w:t>
      </w:r>
      <w:r>
        <w:rPr>
          <w:rStyle w:val="HTMLCode"/>
        </w:rPr>
        <w:t>rc</w:t>
      </w:r>
      <w:r>
        <w:rPr>
          <w:rStyle w:val="hljs-symbol"/>
        </w:rPr>
        <w:t>\w</w:t>
      </w:r>
      <w:r>
        <w:rPr>
          <w:rStyle w:val="HTMLCode"/>
        </w:rPr>
        <w:t>ebapp1</w:t>
      </w:r>
    </w:p>
    <w:p w:rsidR="001E7B75" w:rsidRDefault="001E7B75" w:rsidP="001E7B75">
      <w:pPr>
        <w:pStyle w:val="lf-text-block"/>
      </w:pPr>
      <w:r>
        <w:t>You can also use the Secret Manager tool to list, remove and clear app secrets.</w:t>
      </w:r>
      <w:r>
        <w:rPr>
          <w:rStyle w:val="lf-thread-btn"/>
        </w:rPr>
        <w:t xml:space="preserve"> </w:t>
      </w:r>
    </w:p>
    <w:p w:rsidR="001E7B75" w:rsidRDefault="001E7B75" w:rsidP="001E7B75">
      <w:pPr>
        <w:pStyle w:val="Heading2"/>
      </w:pPr>
      <w:r>
        <w:t>Accessing user secrets via configuration</w:t>
      </w:r>
    </w:p>
    <w:p w:rsidR="001E7B75" w:rsidRDefault="001E7B75" w:rsidP="001E7B75">
      <w:pPr>
        <w:pStyle w:val="lf-text-block"/>
      </w:pPr>
      <w:r>
        <w:t xml:space="preserve">You access Secret Manager secrets through the configuration system. Add the </w:t>
      </w:r>
      <w:r>
        <w:rPr>
          <w:rStyle w:val="HTMLCode"/>
        </w:rPr>
        <w:t>Microsoft.Extensions.Configuration.UserSecrets</w:t>
      </w:r>
      <w:r>
        <w:t xml:space="preserve"> package and run </w:t>
      </w:r>
      <w:r>
        <w:rPr>
          <w:rStyle w:val="HTMLCode"/>
        </w:rPr>
        <w:t>dotnet restore</w:t>
      </w:r>
      <w:r>
        <w:t>.</w:t>
      </w:r>
      <w:r>
        <w:rPr>
          <w:rStyle w:val="lf-thread-btn"/>
        </w:rPr>
        <w:t xml:space="preserve"> </w:t>
      </w:r>
    </w:p>
    <w:p w:rsidR="001E7B75" w:rsidRDefault="001E7B75" w:rsidP="001E7B75">
      <w:pPr>
        <w:pStyle w:val="lf-text-block"/>
      </w:pPr>
      <w:r>
        <w:t xml:space="preserve">Add the user secrets configuration source to the </w:t>
      </w:r>
      <w:r>
        <w:rPr>
          <w:rStyle w:val="HTMLCode"/>
        </w:rPr>
        <w:t>Startup</w:t>
      </w:r>
      <w:r>
        <w:t xml:space="preserve"> method:</w:t>
      </w:r>
      <w:r>
        <w:rPr>
          <w:rStyle w:val="lf-thread-btn"/>
        </w:rPr>
        <w:t xml:space="preserve"> </w:t>
      </w:r>
    </w:p>
    <w:p w:rsidR="001E7B75" w:rsidRDefault="001E7B75" w:rsidP="001E7B75">
      <w:r>
        <w:rPr>
          <w:rStyle w:val="language"/>
        </w:rPr>
        <w:t>C#</w:t>
      </w:r>
    </w:p>
    <w:p w:rsidR="001E7B75" w:rsidRDefault="001E7B75" w:rsidP="001E7B75">
      <w:pPr>
        <w:pStyle w:val="HTMLPreformatted"/>
        <w:rPr>
          <w:rStyle w:val="HTMLCode"/>
        </w:rPr>
      </w:pPr>
      <w:r>
        <w:rPr>
          <w:rStyle w:val="hljs-keyword"/>
        </w:rPr>
        <w:t>using</w:t>
      </w:r>
      <w:r>
        <w:rPr>
          <w:rStyle w:val="HTMLCode"/>
        </w:rPr>
        <w:t xml:space="preserve"> Microsoft.AspNetCore.Builder;</w:t>
      </w:r>
    </w:p>
    <w:p w:rsidR="001E7B75" w:rsidRDefault="001E7B75" w:rsidP="001E7B75">
      <w:pPr>
        <w:pStyle w:val="HTMLPreformatted"/>
        <w:rPr>
          <w:rStyle w:val="HTMLCode"/>
        </w:rPr>
      </w:pPr>
      <w:r>
        <w:rPr>
          <w:rStyle w:val="hljs-keyword"/>
        </w:rPr>
        <w:t>using</w:t>
      </w:r>
      <w:r>
        <w:rPr>
          <w:rStyle w:val="HTMLCode"/>
        </w:rPr>
        <w:t xml:space="preserve"> Microsoft.AspNetCore.Hosting;</w:t>
      </w:r>
    </w:p>
    <w:p w:rsidR="001E7B75" w:rsidRDefault="001E7B75" w:rsidP="001E7B75">
      <w:pPr>
        <w:pStyle w:val="HTMLPreformatted"/>
        <w:rPr>
          <w:rStyle w:val="HTMLCode"/>
        </w:rPr>
      </w:pPr>
      <w:r>
        <w:rPr>
          <w:rStyle w:val="hljs-keyword"/>
        </w:rPr>
        <w:t>using</w:t>
      </w:r>
      <w:r>
        <w:rPr>
          <w:rStyle w:val="HTMLCode"/>
        </w:rPr>
        <w:t xml:space="preserve"> Microsoft.AspNetCore.Http;</w:t>
      </w:r>
    </w:p>
    <w:p w:rsidR="001E7B75" w:rsidRDefault="001E7B75" w:rsidP="001E7B75">
      <w:pPr>
        <w:pStyle w:val="HTMLPreformatted"/>
        <w:rPr>
          <w:rStyle w:val="HTMLCode"/>
        </w:rPr>
      </w:pPr>
      <w:r>
        <w:rPr>
          <w:rStyle w:val="hljs-keyword"/>
        </w:rPr>
        <w:t>using</w:t>
      </w:r>
      <w:r>
        <w:rPr>
          <w:rStyle w:val="HTMLCode"/>
        </w:rPr>
        <w:t xml:space="preserve"> Microsoft.Extensions.Configuration;</w:t>
      </w:r>
    </w:p>
    <w:p w:rsidR="001E7B75" w:rsidRDefault="001E7B75" w:rsidP="001E7B75">
      <w:pPr>
        <w:pStyle w:val="HTMLPreformatted"/>
        <w:rPr>
          <w:rStyle w:val="HTMLCode"/>
        </w:rPr>
      </w:pPr>
      <w:r>
        <w:rPr>
          <w:rStyle w:val="hljs-keyword"/>
        </w:rPr>
        <w:t>using</w:t>
      </w:r>
      <w:r>
        <w:rPr>
          <w:rStyle w:val="HTMLCode"/>
        </w:rPr>
        <w:t xml:space="preserve"> Microsoft.Extensions.DependencyInjection;</w:t>
      </w:r>
    </w:p>
    <w:p w:rsidR="001E7B75" w:rsidRDefault="001E7B75" w:rsidP="001E7B75">
      <w:pPr>
        <w:pStyle w:val="HTMLPreformatted"/>
        <w:rPr>
          <w:rStyle w:val="HTMLCode"/>
        </w:rPr>
      </w:pPr>
    </w:p>
    <w:p w:rsidR="001E7B75" w:rsidRDefault="001E7B75" w:rsidP="001E7B75">
      <w:pPr>
        <w:pStyle w:val="HTMLPreformatted"/>
        <w:rPr>
          <w:rStyle w:val="HTMLCode"/>
        </w:rPr>
      </w:pPr>
      <w:r>
        <w:rPr>
          <w:rStyle w:val="hljs-keyword"/>
        </w:rPr>
        <w:t>namespace</w:t>
      </w:r>
      <w:r>
        <w:rPr>
          <w:rStyle w:val="HTMLCode"/>
        </w:rPr>
        <w:t xml:space="preserve"> </w:t>
      </w:r>
      <w:r>
        <w:rPr>
          <w:rStyle w:val="hljs-title"/>
        </w:rPr>
        <w:t>UserSecrets</w:t>
      </w:r>
    </w:p>
    <w:p w:rsidR="001E7B75" w:rsidRDefault="001E7B75" w:rsidP="001E7B75">
      <w:pPr>
        <w:pStyle w:val="HTMLPreformatted"/>
        <w:rPr>
          <w:rStyle w:val="HTMLCode"/>
        </w:rPr>
      </w:pPr>
      <w:r>
        <w:rPr>
          <w:rStyle w:val="HTMLCode"/>
        </w:rPr>
        <w:t>{</w:t>
      </w:r>
    </w:p>
    <w:p w:rsidR="001E7B75" w:rsidRDefault="001E7B75" w:rsidP="001E7B75">
      <w:pPr>
        <w:pStyle w:val="HTMLPreformatted"/>
        <w:rPr>
          <w:rStyle w:val="HTMLCode"/>
        </w:rPr>
      </w:pPr>
      <w:r>
        <w:rPr>
          <w:rStyle w:val="HTMLCode"/>
        </w:rPr>
        <w:t xml:space="preserve">    </w:t>
      </w:r>
      <w:r>
        <w:rPr>
          <w:rStyle w:val="hljs-keyword"/>
        </w:rPr>
        <w:t>public</w:t>
      </w:r>
      <w:r>
        <w:rPr>
          <w:rStyle w:val="HTMLCode"/>
        </w:rPr>
        <w:t xml:space="preserve"> </w:t>
      </w:r>
      <w:r>
        <w:rPr>
          <w:rStyle w:val="hljs-keyword"/>
        </w:rPr>
        <w:t>class</w:t>
      </w:r>
      <w:r>
        <w:rPr>
          <w:rStyle w:val="HTMLCode"/>
        </w:rPr>
        <w:t xml:space="preserve"> </w:t>
      </w:r>
      <w:r>
        <w:rPr>
          <w:rStyle w:val="hljs-title"/>
        </w:rPr>
        <w:t>Startup</w:t>
      </w:r>
    </w:p>
    <w:p w:rsidR="001E7B75" w:rsidRDefault="001E7B75" w:rsidP="001E7B75">
      <w:pPr>
        <w:pStyle w:val="HTMLPreformatted"/>
        <w:rPr>
          <w:rStyle w:val="HTMLCode"/>
        </w:rPr>
      </w:pPr>
      <w:r>
        <w:rPr>
          <w:rStyle w:val="HTMLCode"/>
        </w:rPr>
        <w:t xml:space="preserve">    {</w:t>
      </w:r>
    </w:p>
    <w:p w:rsidR="001E7B75" w:rsidRDefault="001E7B75" w:rsidP="001E7B75">
      <w:pPr>
        <w:pStyle w:val="HTMLPreformatted"/>
        <w:rPr>
          <w:rStyle w:val="HTMLCode"/>
        </w:rPr>
      </w:pPr>
      <w:r>
        <w:rPr>
          <w:rStyle w:val="HTMLCode"/>
        </w:rPr>
        <w:t xml:space="preserve">        </w:t>
      </w:r>
      <w:r>
        <w:rPr>
          <w:rStyle w:val="hljs-keyword"/>
        </w:rPr>
        <w:t>string</w:t>
      </w:r>
      <w:r>
        <w:rPr>
          <w:rStyle w:val="HTMLCode"/>
        </w:rPr>
        <w:t xml:space="preserve"> _testSecret = </w:t>
      </w:r>
      <w:r>
        <w:rPr>
          <w:rStyle w:val="hljs-literal"/>
        </w:rPr>
        <w:t>null</w:t>
      </w:r>
      <w:r>
        <w:rPr>
          <w:rStyle w:val="HTMLCode"/>
        </w:rPr>
        <w:t>;</w:t>
      </w:r>
    </w:p>
    <w:p w:rsidR="001E7B75" w:rsidRDefault="001E7B75" w:rsidP="001E7B75">
      <w:pPr>
        <w:pStyle w:val="HTMLPreformatted"/>
        <w:rPr>
          <w:rStyle w:val="hljs-function"/>
        </w:rPr>
      </w:pPr>
      <w:r>
        <w:rPr>
          <w:rStyle w:val="HTMLCode"/>
        </w:rPr>
        <w:t xml:space="preserve">        </w:t>
      </w:r>
      <w:r>
        <w:rPr>
          <w:rStyle w:val="hljs-keyword"/>
        </w:rPr>
        <w:t>public</w:t>
      </w:r>
      <w:r>
        <w:rPr>
          <w:rStyle w:val="hljs-function"/>
        </w:rPr>
        <w:t xml:space="preserve"> </w:t>
      </w:r>
      <w:r>
        <w:rPr>
          <w:rStyle w:val="hljs-title"/>
        </w:rPr>
        <w:t>Startup</w:t>
      </w:r>
      <w:r>
        <w:rPr>
          <w:rStyle w:val="hljs-function"/>
        </w:rPr>
        <w:t>(</w:t>
      </w:r>
      <w:r>
        <w:rPr>
          <w:rStyle w:val="hljs-params"/>
        </w:rPr>
        <w:t>IHostingEnvironment env</w:t>
      </w:r>
      <w:r>
        <w:rPr>
          <w:rStyle w:val="hljs-function"/>
        </w:rPr>
        <w:t>)</w:t>
      </w:r>
    </w:p>
    <w:p w:rsidR="001E7B75" w:rsidRDefault="001E7B75" w:rsidP="001E7B75">
      <w:pPr>
        <w:pStyle w:val="HTMLPreformatted"/>
        <w:rPr>
          <w:rStyle w:val="HTMLCode"/>
        </w:rPr>
      </w:pPr>
      <w:r>
        <w:rPr>
          <w:rStyle w:val="hljs-function"/>
        </w:rPr>
        <w:t xml:space="preserve">        </w:t>
      </w:r>
      <w:r>
        <w:rPr>
          <w:rStyle w:val="HTMLCode"/>
        </w:rPr>
        <w:t>{</w:t>
      </w:r>
    </w:p>
    <w:p w:rsidR="001E7B75" w:rsidRDefault="001E7B75" w:rsidP="001E7B75">
      <w:pPr>
        <w:pStyle w:val="HTMLPreformatted"/>
        <w:rPr>
          <w:rStyle w:val="HTMLCode"/>
        </w:rPr>
      </w:pPr>
      <w:r>
        <w:rPr>
          <w:rStyle w:val="HTMLCode"/>
        </w:rPr>
        <w:t xml:space="preserve">            </w:t>
      </w:r>
      <w:r>
        <w:rPr>
          <w:rStyle w:val="hljs-keyword"/>
        </w:rPr>
        <w:t>var</w:t>
      </w:r>
      <w:r>
        <w:rPr>
          <w:rStyle w:val="HTMLCode"/>
        </w:rPr>
        <w:t xml:space="preserve"> builder = </w:t>
      </w:r>
      <w:r>
        <w:rPr>
          <w:rStyle w:val="hljs-keyword"/>
        </w:rPr>
        <w:t>new</w:t>
      </w:r>
      <w:r>
        <w:rPr>
          <w:rStyle w:val="HTMLCode"/>
        </w:rPr>
        <w:t xml:space="preserve"> ConfigurationBuilder();</w:t>
      </w:r>
    </w:p>
    <w:p w:rsidR="001E7B75" w:rsidRDefault="001E7B75" w:rsidP="001E7B75">
      <w:pPr>
        <w:pStyle w:val="HTMLPreformatted"/>
        <w:rPr>
          <w:rStyle w:val="HTMLCode"/>
        </w:rPr>
      </w:pPr>
    </w:p>
    <w:p w:rsidR="001E7B75" w:rsidRDefault="001E7B75" w:rsidP="001E7B75">
      <w:pPr>
        <w:pStyle w:val="HTMLPreformatted"/>
        <w:rPr>
          <w:rStyle w:val="line-highlight"/>
        </w:rPr>
      </w:pPr>
      <w:r>
        <w:rPr>
          <w:rStyle w:val="line-highlight"/>
        </w:rPr>
        <w:t xml:space="preserve">            </w:t>
      </w:r>
      <w:r>
        <w:rPr>
          <w:rStyle w:val="hljs-keyword"/>
        </w:rPr>
        <w:t>if</w:t>
      </w:r>
      <w:r>
        <w:rPr>
          <w:rStyle w:val="line-highlight"/>
        </w:rPr>
        <w:t xml:space="preserve"> (env.IsDevelopment())</w:t>
      </w:r>
    </w:p>
    <w:p w:rsidR="001E7B75" w:rsidRDefault="001E7B75" w:rsidP="001E7B75">
      <w:pPr>
        <w:pStyle w:val="HTMLPreformatted"/>
        <w:rPr>
          <w:rStyle w:val="line-highlight"/>
        </w:rPr>
      </w:pPr>
      <w:r>
        <w:rPr>
          <w:rStyle w:val="line-highlight"/>
        </w:rPr>
        <w:t xml:space="preserve">            {</w:t>
      </w:r>
    </w:p>
    <w:p w:rsidR="001E7B75" w:rsidRDefault="001E7B75" w:rsidP="001E7B75">
      <w:pPr>
        <w:pStyle w:val="HTMLPreformatted"/>
        <w:rPr>
          <w:rStyle w:val="line-highlight"/>
        </w:rPr>
      </w:pPr>
      <w:r>
        <w:rPr>
          <w:rStyle w:val="line-highlight"/>
        </w:rPr>
        <w:t xml:space="preserve">                builder.AddUserSecrets&lt;Startup&gt;();</w:t>
      </w:r>
    </w:p>
    <w:p w:rsidR="001E7B75" w:rsidRDefault="001E7B75" w:rsidP="001E7B75">
      <w:pPr>
        <w:pStyle w:val="HTMLPreformatted"/>
        <w:rPr>
          <w:rStyle w:val="HTMLCode"/>
        </w:rPr>
      </w:pPr>
      <w:r>
        <w:rPr>
          <w:rStyle w:val="line-highlight"/>
        </w:rPr>
        <w:t xml:space="preserve">            }</w:t>
      </w:r>
    </w:p>
    <w:p w:rsidR="001E7B75" w:rsidRDefault="001E7B75" w:rsidP="001E7B75">
      <w:pPr>
        <w:pStyle w:val="HTMLPreformatted"/>
        <w:rPr>
          <w:rStyle w:val="HTMLCode"/>
        </w:rPr>
      </w:pPr>
    </w:p>
    <w:p w:rsidR="001E7B75" w:rsidRDefault="001E7B75" w:rsidP="001E7B75">
      <w:pPr>
        <w:pStyle w:val="HTMLPreformatted"/>
        <w:rPr>
          <w:rStyle w:val="HTMLCode"/>
        </w:rPr>
      </w:pPr>
      <w:r>
        <w:rPr>
          <w:rStyle w:val="HTMLCode"/>
        </w:rPr>
        <w:t xml:space="preserve">            Configuration = builder.Build();</w:t>
      </w:r>
    </w:p>
    <w:p w:rsidR="001E7B75" w:rsidRDefault="001E7B75" w:rsidP="001E7B75">
      <w:pPr>
        <w:pStyle w:val="HTMLPreformatted"/>
        <w:rPr>
          <w:rStyle w:val="HTMLCode"/>
        </w:rPr>
      </w:pPr>
      <w:r>
        <w:rPr>
          <w:rStyle w:val="HTMLCode"/>
        </w:rPr>
        <w:lastRenderedPageBreak/>
        <w:t xml:space="preserve">        }</w:t>
      </w:r>
    </w:p>
    <w:p w:rsidR="001E7B75" w:rsidRDefault="001E7B75" w:rsidP="001E7B75">
      <w:pPr>
        <w:pStyle w:val="HTMLPreformatted"/>
        <w:rPr>
          <w:rStyle w:val="HTMLCode"/>
        </w:rPr>
      </w:pPr>
    </w:p>
    <w:p w:rsidR="001E7B75" w:rsidRDefault="001E7B75" w:rsidP="001E7B75">
      <w:pPr>
        <w:pStyle w:val="HTMLPreformatted"/>
        <w:rPr>
          <w:rStyle w:val="HTMLCode"/>
        </w:rPr>
      </w:pPr>
      <w:r>
        <w:rPr>
          <w:rStyle w:val="HTMLCode"/>
        </w:rPr>
        <w:t xml:space="preserve">        </w:t>
      </w:r>
      <w:r>
        <w:rPr>
          <w:rStyle w:val="hljs-keyword"/>
        </w:rPr>
        <w:t>public</w:t>
      </w:r>
      <w:r>
        <w:rPr>
          <w:rStyle w:val="HTMLCode"/>
        </w:rPr>
        <w:t xml:space="preserve"> IConfigurationRoot Configuration { </w:t>
      </w:r>
      <w:r>
        <w:rPr>
          <w:rStyle w:val="hljs-keyword"/>
        </w:rPr>
        <w:t>get</w:t>
      </w:r>
      <w:r>
        <w:rPr>
          <w:rStyle w:val="HTMLCode"/>
        </w:rPr>
        <w:t>; }</w:t>
      </w:r>
    </w:p>
    <w:p w:rsidR="001E7B75" w:rsidRDefault="001E7B75" w:rsidP="001E7B75">
      <w:pPr>
        <w:pStyle w:val="HTMLPreformatted"/>
        <w:rPr>
          <w:rStyle w:val="HTMLCode"/>
        </w:rPr>
      </w:pPr>
    </w:p>
    <w:p w:rsidR="001E7B75" w:rsidRDefault="001E7B75" w:rsidP="001E7B75">
      <w:pPr>
        <w:pStyle w:val="HTMLPreformatted"/>
        <w:rPr>
          <w:rStyle w:val="hljs-function"/>
        </w:rPr>
      </w:pPr>
      <w:r>
        <w:rPr>
          <w:rStyle w:val="HTMLCode"/>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ConfigureServices</w:t>
      </w:r>
      <w:r>
        <w:rPr>
          <w:rStyle w:val="hljs-function"/>
        </w:rPr>
        <w:t>(</w:t>
      </w:r>
      <w:r>
        <w:rPr>
          <w:rStyle w:val="hljs-params"/>
        </w:rPr>
        <w:t>IServiceCollection services</w:t>
      </w:r>
      <w:r>
        <w:rPr>
          <w:rStyle w:val="hljs-function"/>
        </w:rPr>
        <w:t>)</w:t>
      </w:r>
    </w:p>
    <w:p w:rsidR="001E7B75" w:rsidRDefault="001E7B75" w:rsidP="001E7B75">
      <w:pPr>
        <w:pStyle w:val="HTMLPreformatted"/>
        <w:rPr>
          <w:rStyle w:val="HTMLCode"/>
        </w:rPr>
      </w:pPr>
      <w:r>
        <w:rPr>
          <w:rStyle w:val="hljs-function"/>
        </w:rPr>
        <w:t xml:space="preserve">        </w:t>
      </w:r>
      <w:r>
        <w:rPr>
          <w:rStyle w:val="HTMLCode"/>
        </w:rPr>
        <w:t>{</w:t>
      </w:r>
    </w:p>
    <w:p w:rsidR="001E7B75" w:rsidRDefault="001E7B75" w:rsidP="001E7B75">
      <w:pPr>
        <w:pStyle w:val="HTMLPreformatted"/>
        <w:rPr>
          <w:rStyle w:val="HTMLCode"/>
        </w:rPr>
      </w:pPr>
      <w:r>
        <w:rPr>
          <w:rStyle w:val="HTMLCode"/>
        </w:rPr>
        <w:t xml:space="preserve">            _testSecret = Configuration[</w:t>
      </w:r>
      <w:r>
        <w:rPr>
          <w:rStyle w:val="hljs-string"/>
        </w:rPr>
        <w:t>"MySecret"</w:t>
      </w:r>
      <w:r>
        <w:rPr>
          <w:rStyle w:val="HTMLCode"/>
        </w:rPr>
        <w:t>];</w:t>
      </w:r>
    </w:p>
    <w:p w:rsidR="001E7B75" w:rsidRDefault="001E7B75" w:rsidP="001E7B75">
      <w:pPr>
        <w:pStyle w:val="HTMLPreformatted"/>
        <w:rPr>
          <w:rStyle w:val="HTMLCode"/>
        </w:rPr>
      </w:pPr>
      <w:r>
        <w:rPr>
          <w:rStyle w:val="HTMLCode"/>
        </w:rPr>
        <w:t xml:space="preserve">        }</w:t>
      </w:r>
    </w:p>
    <w:p w:rsidR="001E7B75" w:rsidRDefault="001E7B75" w:rsidP="001E7B75">
      <w:pPr>
        <w:pStyle w:val="HTMLPreformatted"/>
        <w:rPr>
          <w:rStyle w:val="HTMLCode"/>
        </w:rPr>
      </w:pPr>
    </w:p>
    <w:p w:rsidR="001E7B75" w:rsidRDefault="001E7B75" w:rsidP="001E7B75">
      <w:pPr>
        <w:pStyle w:val="HTMLPreformatted"/>
        <w:rPr>
          <w:rStyle w:val="hljs-function"/>
        </w:rPr>
      </w:pPr>
      <w:r>
        <w:rPr>
          <w:rStyle w:val="HTMLCode"/>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Configure</w:t>
      </w:r>
      <w:r>
        <w:rPr>
          <w:rStyle w:val="hljs-function"/>
        </w:rPr>
        <w:t>(</w:t>
      </w:r>
      <w:r>
        <w:rPr>
          <w:rStyle w:val="hljs-params"/>
        </w:rPr>
        <w:t>IApplicationBuilder app</w:t>
      </w:r>
      <w:r>
        <w:rPr>
          <w:rStyle w:val="hljs-function"/>
        </w:rPr>
        <w:t>)</w:t>
      </w:r>
    </w:p>
    <w:p w:rsidR="001E7B75" w:rsidRDefault="001E7B75" w:rsidP="001E7B75">
      <w:pPr>
        <w:pStyle w:val="HTMLPreformatted"/>
        <w:rPr>
          <w:rStyle w:val="HTMLCode"/>
        </w:rPr>
      </w:pPr>
      <w:r>
        <w:rPr>
          <w:rStyle w:val="hljs-function"/>
        </w:rPr>
        <w:t xml:space="preserve">        </w:t>
      </w:r>
      <w:r>
        <w:rPr>
          <w:rStyle w:val="HTMLCode"/>
        </w:rPr>
        <w:t>{</w:t>
      </w:r>
    </w:p>
    <w:p w:rsidR="001E7B75" w:rsidRDefault="001E7B75" w:rsidP="001E7B75">
      <w:pPr>
        <w:pStyle w:val="HTMLPreformatted"/>
        <w:rPr>
          <w:rStyle w:val="HTMLCode"/>
        </w:rPr>
      </w:pPr>
      <w:r>
        <w:rPr>
          <w:rStyle w:val="HTMLCode"/>
        </w:rPr>
        <w:t xml:space="preserve">            </w:t>
      </w:r>
      <w:r>
        <w:rPr>
          <w:rStyle w:val="hljs-keyword"/>
        </w:rPr>
        <w:t>var</w:t>
      </w:r>
      <w:r>
        <w:rPr>
          <w:rStyle w:val="HTMLCode"/>
        </w:rPr>
        <w:t xml:space="preserve"> result = </w:t>
      </w:r>
      <w:r>
        <w:rPr>
          <w:rStyle w:val="hljs-keyword"/>
        </w:rPr>
        <w:t>string</w:t>
      </w:r>
      <w:r>
        <w:rPr>
          <w:rStyle w:val="HTMLCode"/>
        </w:rPr>
        <w:t xml:space="preserve">.IsNullOrEmpty(_testSecret) ? </w:t>
      </w:r>
      <w:r>
        <w:rPr>
          <w:rStyle w:val="hljs-string"/>
        </w:rPr>
        <w:t>"Null"</w:t>
      </w:r>
      <w:r>
        <w:rPr>
          <w:rStyle w:val="HTMLCode"/>
        </w:rPr>
        <w:t xml:space="preserve"> : </w:t>
      </w:r>
      <w:r>
        <w:rPr>
          <w:rStyle w:val="hljs-string"/>
        </w:rPr>
        <w:t>"Not Null"</w:t>
      </w:r>
      <w:r>
        <w:rPr>
          <w:rStyle w:val="HTMLCode"/>
        </w:rPr>
        <w:t>;</w:t>
      </w:r>
    </w:p>
    <w:p w:rsidR="001E7B75" w:rsidRDefault="001E7B75" w:rsidP="001E7B75">
      <w:pPr>
        <w:pStyle w:val="HTMLPreformatted"/>
        <w:rPr>
          <w:rStyle w:val="HTMLCode"/>
        </w:rPr>
      </w:pPr>
      <w:r>
        <w:rPr>
          <w:rStyle w:val="HTMLCode"/>
        </w:rPr>
        <w:t xml:space="preserve">            app.Run(</w:t>
      </w:r>
      <w:r>
        <w:rPr>
          <w:rStyle w:val="hljs-keyword"/>
        </w:rPr>
        <w:t>async</w:t>
      </w:r>
      <w:r>
        <w:rPr>
          <w:rStyle w:val="HTMLCode"/>
        </w:rPr>
        <w:t xml:space="preserve"> (context) =&gt;</w:t>
      </w:r>
    </w:p>
    <w:p w:rsidR="001E7B75" w:rsidRDefault="001E7B75" w:rsidP="001E7B75">
      <w:pPr>
        <w:pStyle w:val="HTMLPreformatted"/>
        <w:rPr>
          <w:rStyle w:val="HTMLCode"/>
        </w:rPr>
      </w:pPr>
      <w:r>
        <w:rPr>
          <w:rStyle w:val="HTMLCode"/>
        </w:rPr>
        <w:t xml:space="preserve">            {</w:t>
      </w:r>
    </w:p>
    <w:p w:rsidR="001E7B75" w:rsidRDefault="001E7B75" w:rsidP="001E7B75">
      <w:pPr>
        <w:pStyle w:val="HTMLPreformatted"/>
        <w:rPr>
          <w:rStyle w:val="HTMLCode"/>
        </w:rPr>
      </w:pPr>
      <w:r>
        <w:rPr>
          <w:rStyle w:val="HTMLCode"/>
        </w:rPr>
        <w:t xml:space="preserve">                </w:t>
      </w:r>
      <w:r>
        <w:rPr>
          <w:rStyle w:val="hljs-keyword"/>
        </w:rPr>
        <w:t>await</w:t>
      </w:r>
      <w:r>
        <w:rPr>
          <w:rStyle w:val="HTMLCode"/>
        </w:rPr>
        <w:t xml:space="preserve"> context.Response.WriteAsync(</w:t>
      </w:r>
      <w:r>
        <w:rPr>
          <w:rStyle w:val="hljs-string"/>
        </w:rPr>
        <w:t xml:space="preserve">$"Secret is </w:t>
      </w:r>
      <w:r>
        <w:rPr>
          <w:rStyle w:val="hljs-subst"/>
        </w:rPr>
        <w:t>{result}</w:t>
      </w:r>
      <w:r>
        <w:rPr>
          <w:rStyle w:val="hljs-string"/>
        </w:rPr>
        <w:t>"</w:t>
      </w:r>
      <w:r>
        <w:rPr>
          <w:rStyle w:val="HTMLCode"/>
        </w:rPr>
        <w:t>);</w:t>
      </w:r>
    </w:p>
    <w:p w:rsidR="001E7B75" w:rsidRDefault="001E7B75" w:rsidP="001E7B75">
      <w:pPr>
        <w:pStyle w:val="HTMLPreformatted"/>
        <w:rPr>
          <w:rStyle w:val="HTMLCode"/>
        </w:rPr>
      </w:pPr>
      <w:r>
        <w:rPr>
          <w:rStyle w:val="HTMLCode"/>
        </w:rPr>
        <w:t xml:space="preserve">            });</w:t>
      </w:r>
    </w:p>
    <w:p w:rsidR="001E7B75" w:rsidRDefault="001E7B75" w:rsidP="001E7B75">
      <w:pPr>
        <w:pStyle w:val="HTMLPreformatted"/>
        <w:rPr>
          <w:rStyle w:val="HTMLCode"/>
        </w:rPr>
      </w:pPr>
      <w:r>
        <w:rPr>
          <w:rStyle w:val="HTMLCode"/>
        </w:rPr>
        <w:t xml:space="preserve">        }</w:t>
      </w:r>
    </w:p>
    <w:p w:rsidR="001E7B75" w:rsidRDefault="001E7B75" w:rsidP="001E7B75">
      <w:pPr>
        <w:pStyle w:val="HTMLPreformatted"/>
        <w:rPr>
          <w:rStyle w:val="HTMLCode"/>
        </w:rPr>
      </w:pPr>
      <w:r>
        <w:rPr>
          <w:rStyle w:val="HTMLCode"/>
        </w:rPr>
        <w:t xml:space="preserve">    }</w:t>
      </w:r>
    </w:p>
    <w:p w:rsidR="001E7B75" w:rsidRDefault="001E7B75" w:rsidP="001E7B75">
      <w:pPr>
        <w:pStyle w:val="HTMLPreformatted"/>
        <w:rPr>
          <w:rStyle w:val="HTMLCode"/>
        </w:rPr>
      </w:pPr>
      <w:r>
        <w:rPr>
          <w:rStyle w:val="HTMLCode"/>
        </w:rPr>
        <w:t>}</w:t>
      </w:r>
    </w:p>
    <w:p w:rsidR="001E7B75" w:rsidRDefault="001E7B75" w:rsidP="001E7B75">
      <w:pPr>
        <w:pStyle w:val="lf-text-block"/>
      </w:pPr>
      <w:r>
        <w:t>You can access user secrets via the configuration API:</w:t>
      </w:r>
      <w:r>
        <w:rPr>
          <w:rStyle w:val="lf-thread-btn"/>
        </w:rPr>
        <w:t xml:space="preserve"> </w:t>
      </w:r>
    </w:p>
    <w:p w:rsidR="001E7B75" w:rsidRDefault="001E7B75" w:rsidP="001E7B75">
      <w:r>
        <w:rPr>
          <w:rStyle w:val="language"/>
        </w:rPr>
        <w:t>C#</w:t>
      </w:r>
    </w:p>
    <w:p w:rsidR="001E7B75" w:rsidRDefault="001E7B75" w:rsidP="001E7B75">
      <w:pPr>
        <w:pStyle w:val="HTMLPreformatted"/>
        <w:rPr>
          <w:rStyle w:val="HTMLCode"/>
        </w:rPr>
      </w:pPr>
      <w:r>
        <w:rPr>
          <w:rStyle w:val="hljs-keyword"/>
        </w:rPr>
        <w:t>using</w:t>
      </w:r>
      <w:r>
        <w:rPr>
          <w:rStyle w:val="HTMLCode"/>
        </w:rPr>
        <w:t xml:space="preserve"> Microsoft.AspNetCore.Builder;</w:t>
      </w:r>
    </w:p>
    <w:p w:rsidR="001E7B75" w:rsidRDefault="001E7B75" w:rsidP="001E7B75">
      <w:pPr>
        <w:pStyle w:val="HTMLPreformatted"/>
        <w:rPr>
          <w:rStyle w:val="HTMLCode"/>
        </w:rPr>
      </w:pPr>
      <w:r>
        <w:rPr>
          <w:rStyle w:val="hljs-keyword"/>
        </w:rPr>
        <w:t>using</w:t>
      </w:r>
      <w:r>
        <w:rPr>
          <w:rStyle w:val="HTMLCode"/>
        </w:rPr>
        <w:t xml:space="preserve"> Microsoft.AspNetCore.Hosting;</w:t>
      </w:r>
    </w:p>
    <w:p w:rsidR="001E7B75" w:rsidRDefault="001E7B75" w:rsidP="001E7B75">
      <w:pPr>
        <w:pStyle w:val="HTMLPreformatted"/>
        <w:rPr>
          <w:rStyle w:val="HTMLCode"/>
        </w:rPr>
      </w:pPr>
      <w:r>
        <w:rPr>
          <w:rStyle w:val="hljs-keyword"/>
        </w:rPr>
        <w:t>using</w:t>
      </w:r>
      <w:r>
        <w:rPr>
          <w:rStyle w:val="HTMLCode"/>
        </w:rPr>
        <w:t xml:space="preserve"> Microsoft.AspNetCore.Http;</w:t>
      </w:r>
    </w:p>
    <w:p w:rsidR="001E7B75" w:rsidRDefault="001E7B75" w:rsidP="001E7B75">
      <w:pPr>
        <w:pStyle w:val="HTMLPreformatted"/>
        <w:rPr>
          <w:rStyle w:val="HTMLCode"/>
        </w:rPr>
      </w:pPr>
      <w:r>
        <w:rPr>
          <w:rStyle w:val="hljs-keyword"/>
        </w:rPr>
        <w:t>using</w:t>
      </w:r>
      <w:r>
        <w:rPr>
          <w:rStyle w:val="HTMLCode"/>
        </w:rPr>
        <w:t xml:space="preserve"> Microsoft.Extensions.Configuration;</w:t>
      </w:r>
    </w:p>
    <w:p w:rsidR="001E7B75" w:rsidRDefault="001E7B75" w:rsidP="001E7B75">
      <w:pPr>
        <w:pStyle w:val="HTMLPreformatted"/>
        <w:rPr>
          <w:rStyle w:val="HTMLCode"/>
        </w:rPr>
      </w:pPr>
      <w:r>
        <w:rPr>
          <w:rStyle w:val="hljs-keyword"/>
        </w:rPr>
        <w:t>using</w:t>
      </w:r>
      <w:r>
        <w:rPr>
          <w:rStyle w:val="HTMLCode"/>
        </w:rPr>
        <w:t xml:space="preserve"> Microsoft.Extensions.DependencyInjection;</w:t>
      </w:r>
    </w:p>
    <w:p w:rsidR="001E7B75" w:rsidRDefault="001E7B75" w:rsidP="001E7B75">
      <w:pPr>
        <w:pStyle w:val="HTMLPreformatted"/>
        <w:rPr>
          <w:rStyle w:val="HTMLCode"/>
        </w:rPr>
      </w:pPr>
    </w:p>
    <w:p w:rsidR="001E7B75" w:rsidRDefault="001E7B75" w:rsidP="001E7B75">
      <w:pPr>
        <w:pStyle w:val="HTMLPreformatted"/>
        <w:rPr>
          <w:rStyle w:val="HTMLCode"/>
        </w:rPr>
      </w:pPr>
      <w:r>
        <w:rPr>
          <w:rStyle w:val="hljs-keyword"/>
        </w:rPr>
        <w:t>namespace</w:t>
      </w:r>
      <w:r>
        <w:rPr>
          <w:rStyle w:val="HTMLCode"/>
        </w:rPr>
        <w:t xml:space="preserve"> </w:t>
      </w:r>
      <w:r>
        <w:rPr>
          <w:rStyle w:val="hljs-title"/>
        </w:rPr>
        <w:t>UserSecrets</w:t>
      </w:r>
    </w:p>
    <w:p w:rsidR="001E7B75" w:rsidRDefault="001E7B75" w:rsidP="001E7B75">
      <w:pPr>
        <w:pStyle w:val="HTMLPreformatted"/>
        <w:rPr>
          <w:rStyle w:val="HTMLCode"/>
        </w:rPr>
      </w:pPr>
      <w:r>
        <w:rPr>
          <w:rStyle w:val="HTMLCode"/>
        </w:rPr>
        <w:t>{</w:t>
      </w:r>
    </w:p>
    <w:p w:rsidR="001E7B75" w:rsidRDefault="001E7B75" w:rsidP="001E7B75">
      <w:pPr>
        <w:pStyle w:val="HTMLPreformatted"/>
        <w:rPr>
          <w:rStyle w:val="HTMLCode"/>
        </w:rPr>
      </w:pPr>
      <w:r>
        <w:rPr>
          <w:rStyle w:val="HTMLCode"/>
        </w:rPr>
        <w:t xml:space="preserve">    </w:t>
      </w:r>
      <w:r>
        <w:rPr>
          <w:rStyle w:val="hljs-keyword"/>
        </w:rPr>
        <w:t>public</w:t>
      </w:r>
      <w:r>
        <w:rPr>
          <w:rStyle w:val="HTMLCode"/>
        </w:rPr>
        <w:t xml:space="preserve"> </w:t>
      </w:r>
      <w:r>
        <w:rPr>
          <w:rStyle w:val="hljs-keyword"/>
        </w:rPr>
        <w:t>class</w:t>
      </w:r>
      <w:r>
        <w:rPr>
          <w:rStyle w:val="HTMLCode"/>
        </w:rPr>
        <w:t xml:space="preserve"> </w:t>
      </w:r>
      <w:r>
        <w:rPr>
          <w:rStyle w:val="hljs-title"/>
        </w:rPr>
        <w:t>Startup</w:t>
      </w:r>
    </w:p>
    <w:p w:rsidR="001E7B75" w:rsidRDefault="001E7B75" w:rsidP="001E7B75">
      <w:pPr>
        <w:pStyle w:val="HTMLPreformatted"/>
        <w:rPr>
          <w:rStyle w:val="HTMLCode"/>
        </w:rPr>
      </w:pPr>
      <w:r>
        <w:rPr>
          <w:rStyle w:val="HTMLCode"/>
        </w:rPr>
        <w:t xml:space="preserve">    {</w:t>
      </w:r>
    </w:p>
    <w:p w:rsidR="001E7B75" w:rsidRDefault="001E7B75" w:rsidP="001E7B75">
      <w:pPr>
        <w:pStyle w:val="HTMLPreformatted"/>
        <w:rPr>
          <w:rStyle w:val="HTMLCode"/>
        </w:rPr>
      </w:pPr>
      <w:r>
        <w:rPr>
          <w:rStyle w:val="HTMLCode"/>
        </w:rPr>
        <w:t xml:space="preserve">        </w:t>
      </w:r>
      <w:r>
        <w:rPr>
          <w:rStyle w:val="hljs-keyword"/>
        </w:rPr>
        <w:t>string</w:t>
      </w:r>
      <w:r>
        <w:rPr>
          <w:rStyle w:val="HTMLCode"/>
        </w:rPr>
        <w:t xml:space="preserve"> _testSecret = </w:t>
      </w:r>
      <w:r>
        <w:rPr>
          <w:rStyle w:val="hljs-literal"/>
        </w:rPr>
        <w:t>null</w:t>
      </w:r>
      <w:r>
        <w:rPr>
          <w:rStyle w:val="HTMLCode"/>
        </w:rPr>
        <w:t>;</w:t>
      </w:r>
    </w:p>
    <w:p w:rsidR="001E7B75" w:rsidRDefault="001E7B75" w:rsidP="001E7B75">
      <w:pPr>
        <w:pStyle w:val="HTMLPreformatted"/>
        <w:rPr>
          <w:rStyle w:val="hljs-function"/>
        </w:rPr>
      </w:pPr>
      <w:r>
        <w:rPr>
          <w:rStyle w:val="HTMLCode"/>
        </w:rPr>
        <w:t xml:space="preserve">        </w:t>
      </w:r>
      <w:r>
        <w:rPr>
          <w:rStyle w:val="hljs-keyword"/>
        </w:rPr>
        <w:t>public</w:t>
      </w:r>
      <w:r>
        <w:rPr>
          <w:rStyle w:val="hljs-function"/>
        </w:rPr>
        <w:t xml:space="preserve"> </w:t>
      </w:r>
      <w:r>
        <w:rPr>
          <w:rStyle w:val="hljs-title"/>
        </w:rPr>
        <w:t>Startup</w:t>
      </w:r>
      <w:r>
        <w:rPr>
          <w:rStyle w:val="hljs-function"/>
        </w:rPr>
        <w:t>(</w:t>
      </w:r>
      <w:r>
        <w:rPr>
          <w:rStyle w:val="hljs-params"/>
        </w:rPr>
        <w:t>IHostingEnvironment env</w:t>
      </w:r>
      <w:r>
        <w:rPr>
          <w:rStyle w:val="hljs-function"/>
        </w:rPr>
        <w:t>)</w:t>
      </w:r>
    </w:p>
    <w:p w:rsidR="001E7B75" w:rsidRDefault="001E7B75" w:rsidP="001E7B75">
      <w:pPr>
        <w:pStyle w:val="HTMLPreformatted"/>
        <w:rPr>
          <w:rStyle w:val="HTMLCode"/>
        </w:rPr>
      </w:pPr>
      <w:r>
        <w:rPr>
          <w:rStyle w:val="hljs-function"/>
        </w:rPr>
        <w:t xml:space="preserve">        </w:t>
      </w:r>
      <w:r>
        <w:rPr>
          <w:rStyle w:val="HTMLCode"/>
        </w:rPr>
        <w:t>{</w:t>
      </w:r>
    </w:p>
    <w:p w:rsidR="001E7B75" w:rsidRDefault="001E7B75" w:rsidP="001E7B75">
      <w:pPr>
        <w:pStyle w:val="HTMLPreformatted"/>
        <w:rPr>
          <w:rStyle w:val="HTMLCode"/>
        </w:rPr>
      </w:pPr>
      <w:r>
        <w:rPr>
          <w:rStyle w:val="HTMLCode"/>
        </w:rPr>
        <w:t xml:space="preserve">            </w:t>
      </w:r>
      <w:r>
        <w:rPr>
          <w:rStyle w:val="hljs-keyword"/>
        </w:rPr>
        <w:t>var</w:t>
      </w:r>
      <w:r>
        <w:rPr>
          <w:rStyle w:val="HTMLCode"/>
        </w:rPr>
        <w:t xml:space="preserve"> builder = </w:t>
      </w:r>
      <w:r>
        <w:rPr>
          <w:rStyle w:val="hljs-keyword"/>
        </w:rPr>
        <w:t>new</w:t>
      </w:r>
      <w:r>
        <w:rPr>
          <w:rStyle w:val="HTMLCode"/>
        </w:rPr>
        <w:t xml:space="preserve"> ConfigurationBuilder();</w:t>
      </w:r>
    </w:p>
    <w:p w:rsidR="001E7B75" w:rsidRDefault="001E7B75" w:rsidP="001E7B75">
      <w:pPr>
        <w:pStyle w:val="HTMLPreformatted"/>
        <w:rPr>
          <w:rStyle w:val="HTMLCode"/>
        </w:rPr>
      </w:pPr>
    </w:p>
    <w:p w:rsidR="001E7B75" w:rsidRDefault="001E7B75" w:rsidP="001E7B75">
      <w:pPr>
        <w:pStyle w:val="HTMLPreformatted"/>
        <w:rPr>
          <w:rStyle w:val="HTMLCode"/>
        </w:rPr>
      </w:pPr>
      <w:r>
        <w:rPr>
          <w:rStyle w:val="HTMLCode"/>
        </w:rPr>
        <w:t xml:space="preserve">            </w:t>
      </w:r>
      <w:r>
        <w:rPr>
          <w:rStyle w:val="hljs-keyword"/>
        </w:rPr>
        <w:t>if</w:t>
      </w:r>
      <w:r>
        <w:rPr>
          <w:rStyle w:val="HTMLCode"/>
        </w:rPr>
        <w:t xml:space="preserve"> (env.IsDevelopment())</w:t>
      </w:r>
    </w:p>
    <w:p w:rsidR="001E7B75" w:rsidRDefault="001E7B75" w:rsidP="001E7B75">
      <w:pPr>
        <w:pStyle w:val="HTMLPreformatted"/>
        <w:rPr>
          <w:rStyle w:val="HTMLCode"/>
        </w:rPr>
      </w:pPr>
      <w:r>
        <w:rPr>
          <w:rStyle w:val="HTMLCode"/>
        </w:rPr>
        <w:t xml:space="preserve">            {</w:t>
      </w:r>
    </w:p>
    <w:p w:rsidR="001E7B75" w:rsidRDefault="001E7B75" w:rsidP="001E7B75">
      <w:pPr>
        <w:pStyle w:val="HTMLPreformatted"/>
        <w:rPr>
          <w:rStyle w:val="HTMLCode"/>
        </w:rPr>
      </w:pPr>
      <w:r>
        <w:rPr>
          <w:rStyle w:val="HTMLCode"/>
        </w:rPr>
        <w:t xml:space="preserve">                builder.AddUserSecrets&lt;Startup&gt;();</w:t>
      </w:r>
    </w:p>
    <w:p w:rsidR="001E7B75" w:rsidRDefault="001E7B75" w:rsidP="001E7B75">
      <w:pPr>
        <w:pStyle w:val="HTMLPreformatted"/>
        <w:rPr>
          <w:rStyle w:val="HTMLCode"/>
        </w:rPr>
      </w:pPr>
      <w:r>
        <w:rPr>
          <w:rStyle w:val="HTMLCode"/>
        </w:rPr>
        <w:t xml:space="preserve">            }</w:t>
      </w:r>
    </w:p>
    <w:p w:rsidR="001E7B75" w:rsidRDefault="001E7B75" w:rsidP="001E7B75">
      <w:pPr>
        <w:pStyle w:val="HTMLPreformatted"/>
        <w:rPr>
          <w:rStyle w:val="HTMLCode"/>
        </w:rPr>
      </w:pPr>
    </w:p>
    <w:p w:rsidR="001E7B75" w:rsidRDefault="001E7B75" w:rsidP="001E7B75">
      <w:pPr>
        <w:pStyle w:val="HTMLPreformatted"/>
        <w:rPr>
          <w:rStyle w:val="HTMLCode"/>
        </w:rPr>
      </w:pPr>
      <w:r>
        <w:rPr>
          <w:rStyle w:val="HTMLCode"/>
        </w:rPr>
        <w:t xml:space="preserve">            Configuration = builder.Build();</w:t>
      </w:r>
    </w:p>
    <w:p w:rsidR="001E7B75" w:rsidRDefault="001E7B75" w:rsidP="001E7B75">
      <w:pPr>
        <w:pStyle w:val="HTMLPreformatted"/>
        <w:rPr>
          <w:rStyle w:val="HTMLCode"/>
        </w:rPr>
      </w:pPr>
      <w:r>
        <w:rPr>
          <w:rStyle w:val="HTMLCode"/>
        </w:rPr>
        <w:t xml:space="preserve">        }</w:t>
      </w:r>
    </w:p>
    <w:p w:rsidR="001E7B75" w:rsidRDefault="001E7B75" w:rsidP="001E7B75">
      <w:pPr>
        <w:pStyle w:val="HTMLPreformatted"/>
        <w:rPr>
          <w:rStyle w:val="HTMLCode"/>
        </w:rPr>
      </w:pPr>
    </w:p>
    <w:p w:rsidR="001E7B75" w:rsidRDefault="001E7B75" w:rsidP="001E7B75">
      <w:pPr>
        <w:pStyle w:val="HTMLPreformatted"/>
        <w:rPr>
          <w:rStyle w:val="HTMLCode"/>
        </w:rPr>
      </w:pPr>
      <w:r>
        <w:rPr>
          <w:rStyle w:val="HTMLCode"/>
        </w:rPr>
        <w:t xml:space="preserve">        </w:t>
      </w:r>
      <w:r>
        <w:rPr>
          <w:rStyle w:val="hljs-keyword"/>
        </w:rPr>
        <w:t>public</w:t>
      </w:r>
      <w:r>
        <w:rPr>
          <w:rStyle w:val="HTMLCode"/>
        </w:rPr>
        <w:t xml:space="preserve"> IConfigurationRoot Configuration { </w:t>
      </w:r>
      <w:r>
        <w:rPr>
          <w:rStyle w:val="hljs-keyword"/>
        </w:rPr>
        <w:t>get</w:t>
      </w:r>
      <w:r>
        <w:rPr>
          <w:rStyle w:val="HTMLCode"/>
        </w:rPr>
        <w:t>; }</w:t>
      </w:r>
    </w:p>
    <w:p w:rsidR="001E7B75" w:rsidRDefault="001E7B75" w:rsidP="001E7B75">
      <w:pPr>
        <w:pStyle w:val="HTMLPreformatted"/>
        <w:rPr>
          <w:rStyle w:val="HTMLCode"/>
        </w:rPr>
      </w:pPr>
    </w:p>
    <w:p w:rsidR="001E7B75" w:rsidRDefault="001E7B75" w:rsidP="001E7B75">
      <w:pPr>
        <w:pStyle w:val="HTMLPreformatted"/>
        <w:rPr>
          <w:rStyle w:val="hljs-function"/>
        </w:rPr>
      </w:pPr>
      <w:r>
        <w:rPr>
          <w:rStyle w:val="line-highlight"/>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ConfigureServices</w:t>
      </w:r>
      <w:r>
        <w:rPr>
          <w:rStyle w:val="hljs-function"/>
        </w:rPr>
        <w:t>(</w:t>
      </w:r>
      <w:r>
        <w:rPr>
          <w:rStyle w:val="hljs-params"/>
        </w:rPr>
        <w:t>IServiceCollection services</w:t>
      </w:r>
      <w:r>
        <w:rPr>
          <w:rStyle w:val="hljs-function"/>
        </w:rPr>
        <w:t>)</w:t>
      </w:r>
    </w:p>
    <w:p w:rsidR="001E7B75" w:rsidRDefault="001E7B75" w:rsidP="001E7B75">
      <w:pPr>
        <w:pStyle w:val="HTMLPreformatted"/>
        <w:rPr>
          <w:rStyle w:val="line-highlight"/>
        </w:rPr>
      </w:pPr>
      <w:r>
        <w:rPr>
          <w:rStyle w:val="hljs-function"/>
        </w:rPr>
        <w:t xml:space="preserve">        </w:t>
      </w:r>
      <w:r>
        <w:rPr>
          <w:rStyle w:val="line-highlight"/>
        </w:rPr>
        <w:t>{</w:t>
      </w:r>
    </w:p>
    <w:p w:rsidR="001E7B75" w:rsidRDefault="001E7B75" w:rsidP="001E7B75">
      <w:pPr>
        <w:pStyle w:val="HTMLPreformatted"/>
        <w:rPr>
          <w:rStyle w:val="line-highlight"/>
        </w:rPr>
      </w:pPr>
      <w:r>
        <w:rPr>
          <w:rStyle w:val="line-highlight"/>
        </w:rPr>
        <w:t xml:space="preserve">            _testSecret = Configuration[</w:t>
      </w:r>
      <w:r>
        <w:rPr>
          <w:rStyle w:val="hljs-string"/>
        </w:rPr>
        <w:t>"MySecret"</w:t>
      </w:r>
      <w:r>
        <w:rPr>
          <w:rStyle w:val="line-highlight"/>
        </w:rPr>
        <w:t>];</w:t>
      </w:r>
    </w:p>
    <w:p w:rsidR="001E7B75" w:rsidRDefault="001E7B75" w:rsidP="001E7B75">
      <w:pPr>
        <w:pStyle w:val="HTMLPreformatted"/>
        <w:rPr>
          <w:rStyle w:val="HTMLCode"/>
        </w:rPr>
      </w:pPr>
      <w:r>
        <w:rPr>
          <w:rStyle w:val="line-highlight"/>
        </w:rPr>
        <w:t xml:space="preserve">        }</w:t>
      </w:r>
    </w:p>
    <w:p w:rsidR="001E7B75" w:rsidRDefault="001E7B75" w:rsidP="001E7B75">
      <w:pPr>
        <w:pStyle w:val="HTMLPreformatted"/>
        <w:rPr>
          <w:rStyle w:val="HTMLCode"/>
        </w:rPr>
      </w:pPr>
    </w:p>
    <w:p w:rsidR="001E7B75" w:rsidRDefault="001E7B75" w:rsidP="001E7B75">
      <w:pPr>
        <w:pStyle w:val="HTMLPreformatted"/>
        <w:rPr>
          <w:rStyle w:val="hljs-function"/>
        </w:rPr>
      </w:pPr>
      <w:r>
        <w:rPr>
          <w:rStyle w:val="HTMLCode"/>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Configure</w:t>
      </w:r>
      <w:r>
        <w:rPr>
          <w:rStyle w:val="hljs-function"/>
        </w:rPr>
        <w:t>(</w:t>
      </w:r>
      <w:r>
        <w:rPr>
          <w:rStyle w:val="hljs-params"/>
        </w:rPr>
        <w:t>IApplicationBuilder app</w:t>
      </w:r>
      <w:r>
        <w:rPr>
          <w:rStyle w:val="hljs-function"/>
        </w:rPr>
        <w:t>)</w:t>
      </w:r>
    </w:p>
    <w:p w:rsidR="001E7B75" w:rsidRDefault="001E7B75" w:rsidP="001E7B75">
      <w:pPr>
        <w:pStyle w:val="HTMLPreformatted"/>
        <w:rPr>
          <w:rStyle w:val="HTMLCode"/>
        </w:rPr>
      </w:pPr>
      <w:r>
        <w:rPr>
          <w:rStyle w:val="hljs-function"/>
        </w:rPr>
        <w:t xml:space="preserve">        </w:t>
      </w:r>
      <w:r>
        <w:rPr>
          <w:rStyle w:val="HTMLCode"/>
        </w:rPr>
        <w:t>{</w:t>
      </w:r>
    </w:p>
    <w:p w:rsidR="001E7B75" w:rsidRDefault="001E7B75" w:rsidP="001E7B75">
      <w:pPr>
        <w:pStyle w:val="HTMLPreformatted"/>
        <w:rPr>
          <w:rStyle w:val="HTMLCode"/>
        </w:rPr>
      </w:pPr>
      <w:r>
        <w:rPr>
          <w:rStyle w:val="HTMLCode"/>
        </w:rPr>
        <w:t xml:space="preserve">            </w:t>
      </w:r>
      <w:r>
        <w:rPr>
          <w:rStyle w:val="hljs-keyword"/>
        </w:rPr>
        <w:t>var</w:t>
      </w:r>
      <w:r>
        <w:rPr>
          <w:rStyle w:val="HTMLCode"/>
        </w:rPr>
        <w:t xml:space="preserve"> result = </w:t>
      </w:r>
      <w:r>
        <w:rPr>
          <w:rStyle w:val="hljs-keyword"/>
        </w:rPr>
        <w:t>string</w:t>
      </w:r>
      <w:r>
        <w:rPr>
          <w:rStyle w:val="HTMLCode"/>
        </w:rPr>
        <w:t xml:space="preserve">.IsNullOrEmpty(_testSecret) ? </w:t>
      </w:r>
      <w:r>
        <w:rPr>
          <w:rStyle w:val="hljs-string"/>
        </w:rPr>
        <w:t>"Null"</w:t>
      </w:r>
      <w:r>
        <w:rPr>
          <w:rStyle w:val="HTMLCode"/>
        </w:rPr>
        <w:t xml:space="preserve"> : </w:t>
      </w:r>
      <w:r>
        <w:rPr>
          <w:rStyle w:val="hljs-string"/>
        </w:rPr>
        <w:t>"Not Null"</w:t>
      </w:r>
      <w:r>
        <w:rPr>
          <w:rStyle w:val="HTMLCode"/>
        </w:rPr>
        <w:t>;</w:t>
      </w:r>
    </w:p>
    <w:p w:rsidR="001E7B75" w:rsidRDefault="001E7B75" w:rsidP="001E7B75">
      <w:pPr>
        <w:pStyle w:val="HTMLPreformatted"/>
        <w:rPr>
          <w:rStyle w:val="HTMLCode"/>
        </w:rPr>
      </w:pPr>
      <w:r>
        <w:rPr>
          <w:rStyle w:val="HTMLCode"/>
        </w:rPr>
        <w:t xml:space="preserve">            app.Run(</w:t>
      </w:r>
      <w:r>
        <w:rPr>
          <w:rStyle w:val="hljs-keyword"/>
        </w:rPr>
        <w:t>async</w:t>
      </w:r>
      <w:r>
        <w:rPr>
          <w:rStyle w:val="HTMLCode"/>
        </w:rPr>
        <w:t xml:space="preserve"> (context) =&gt;</w:t>
      </w:r>
    </w:p>
    <w:p w:rsidR="001E7B75" w:rsidRDefault="001E7B75" w:rsidP="001E7B75">
      <w:pPr>
        <w:pStyle w:val="HTMLPreformatted"/>
        <w:rPr>
          <w:rStyle w:val="HTMLCode"/>
        </w:rPr>
      </w:pPr>
      <w:r>
        <w:rPr>
          <w:rStyle w:val="HTMLCode"/>
        </w:rPr>
        <w:lastRenderedPageBreak/>
        <w:t xml:space="preserve">            {</w:t>
      </w:r>
    </w:p>
    <w:p w:rsidR="001E7B75" w:rsidRDefault="001E7B75" w:rsidP="001E7B75">
      <w:pPr>
        <w:pStyle w:val="HTMLPreformatted"/>
        <w:rPr>
          <w:rStyle w:val="HTMLCode"/>
        </w:rPr>
      </w:pPr>
      <w:r>
        <w:rPr>
          <w:rStyle w:val="HTMLCode"/>
        </w:rPr>
        <w:t xml:space="preserve">                </w:t>
      </w:r>
      <w:r>
        <w:rPr>
          <w:rStyle w:val="hljs-keyword"/>
        </w:rPr>
        <w:t>await</w:t>
      </w:r>
      <w:r>
        <w:rPr>
          <w:rStyle w:val="HTMLCode"/>
        </w:rPr>
        <w:t xml:space="preserve"> context.Response.WriteAsync(</w:t>
      </w:r>
      <w:r>
        <w:rPr>
          <w:rStyle w:val="hljs-string"/>
        </w:rPr>
        <w:t xml:space="preserve">$"Secret is </w:t>
      </w:r>
      <w:r>
        <w:rPr>
          <w:rStyle w:val="hljs-subst"/>
        </w:rPr>
        <w:t>{result}</w:t>
      </w:r>
      <w:r>
        <w:rPr>
          <w:rStyle w:val="hljs-string"/>
        </w:rPr>
        <w:t>"</w:t>
      </w:r>
      <w:r>
        <w:rPr>
          <w:rStyle w:val="HTMLCode"/>
        </w:rPr>
        <w:t>);</w:t>
      </w:r>
    </w:p>
    <w:p w:rsidR="001E7B75" w:rsidRDefault="001E7B75" w:rsidP="001E7B75">
      <w:pPr>
        <w:pStyle w:val="HTMLPreformatted"/>
        <w:rPr>
          <w:rStyle w:val="HTMLCode"/>
        </w:rPr>
      </w:pPr>
      <w:r>
        <w:rPr>
          <w:rStyle w:val="HTMLCode"/>
        </w:rPr>
        <w:t xml:space="preserve">            });</w:t>
      </w:r>
    </w:p>
    <w:p w:rsidR="001E7B75" w:rsidRDefault="001E7B75" w:rsidP="001E7B75">
      <w:pPr>
        <w:pStyle w:val="HTMLPreformatted"/>
        <w:rPr>
          <w:rStyle w:val="HTMLCode"/>
        </w:rPr>
      </w:pPr>
      <w:r>
        <w:rPr>
          <w:rStyle w:val="HTMLCode"/>
        </w:rPr>
        <w:t xml:space="preserve">        }</w:t>
      </w:r>
    </w:p>
    <w:p w:rsidR="001E7B75" w:rsidRDefault="001E7B75" w:rsidP="001E7B75">
      <w:pPr>
        <w:pStyle w:val="HTMLPreformatted"/>
        <w:rPr>
          <w:rStyle w:val="HTMLCode"/>
        </w:rPr>
      </w:pPr>
      <w:r>
        <w:rPr>
          <w:rStyle w:val="HTMLCode"/>
        </w:rPr>
        <w:t xml:space="preserve">    }</w:t>
      </w:r>
    </w:p>
    <w:p w:rsidR="001E7B75" w:rsidRDefault="001E7B75" w:rsidP="001E7B75">
      <w:pPr>
        <w:pStyle w:val="HTMLPreformatted"/>
        <w:rPr>
          <w:rStyle w:val="HTMLCode"/>
        </w:rPr>
      </w:pPr>
      <w:r>
        <w:rPr>
          <w:rStyle w:val="HTMLCode"/>
        </w:rPr>
        <w:t>}</w:t>
      </w:r>
    </w:p>
    <w:p w:rsidR="001E7B75" w:rsidRDefault="001E7B75" w:rsidP="001E7B75">
      <w:pPr>
        <w:pStyle w:val="Heading2"/>
      </w:pPr>
      <w:r>
        <w:t>How the Secret Manager tool works</w:t>
      </w:r>
    </w:p>
    <w:p w:rsidR="001E7B75" w:rsidRDefault="001E7B75" w:rsidP="001E7B75">
      <w:pPr>
        <w:pStyle w:val="lf-text-block"/>
      </w:pPr>
      <w:r>
        <w:t xml:space="preserve">The Secret Manager tool abstracts away the implementation details, such as where and how the values are stored. You can use the tool without knowing these implementation details. In the current version, the values are stored in a </w:t>
      </w:r>
      <w:hyperlink r:id="rId46" w:history="1">
        <w:r>
          <w:rPr>
            <w:rStyle w:val="Hyperlink"/>
          </w:rPr>
          <w:t>JSON</w:t>
        </w:r>
      </w:hyperlink>
      <w:r>
        <w:t xml:space="preserve"> configuration file in the user profile directory:</w:t>
      </w:r>
      <w:r>
        <w:rPr>
          <w:rStyle w:val="lf-thread-btn"/>
        </w:rPr>
        <w:t xml:space="preserve"> </w:t>
      </w:r>
    </w:p>
    <w:p w:rsidR="001E7B75" w:rsidRDefault="001E7B75" w:rsidP="001E7B75">
      <w:pPr>
        <w:pStyle w:val="NormalWeb"/>
        <w:numPr>
          <w:ilvl w:val="0"/>
          <w:numId w:val="14"/>
        </w:numPr>
      </w:pPr>
      <w:r>
        <w:t xml:space="preserve">Windows: </w:t>
      </w:r>
      <w:r>
        <w:rPr>
          <w:rStyle w:val="HTMLCode"/>
        </w:rPr>
        <w:t>%APPDATA%\microsoft\UserSecrets\&lt;userSecretsId&gt;\secrets.json</w:t>
      </w:r>
    </w:p>
    <w:p w:rsidR="001E7B75" w:rsidRDefault="001E7B75" w:rsidP="001E7B75">
      <w:pPr>
        <w:pStyle w:val="NormalWeb"/>
        <w:numPr>
          <w:ilvl w:val="0"/>
          <w:numId w:val="14"/>
        </w:numPr>
      </w:pPr>
      <w:r>
        <w:t xml:space="preserve">Linux: </w:t>
      </w:r>
      <w:r>
        <w:rPr>
          <w:rStyle w:val="HTMLCode"/>
        </w:rPr>
        <w:t>~/.microsoft/usersecrets/&lt;userSecretsId&gt;/secrets.json</w:t>
      </w:r>
    </w:p>
    <w:p w:rsidR="001E7B75" w:rsidRDefault="001E7B75" w:rsidP="001E7B75">
      <w:pPr>
        <w:pStyle w:val="NormalWeb"/>
        <w:numPr>
          <w:ilvl w:val="0"/>
          <w:numId w:val="14"/>
        </w:numPr>
      </w:pPr>
      <w:r>
        <w:t xml:space="preserve">Mac: </w:t>
      </w:r>
      <w:r>
        <w:rPr>
          <w:rStyle w:val="HTMLCode"/>
        </w:rPr>
        <w:t>~/.microsoft/usersecrets/&lt;userSecretsId&gt;/secrets.json</w:t>
      </w:r>
    </w:p>
    <w:p w:rsidR="001E7B75" w:rsidRDefault="001E7B75" w:rsidP="001E7B75">
      <w:pPr>
        <w:pStyle w:val="lf-text-block"/>
      </w:pPr>
      <w:r>
        <w:t xml:space="preserve">The value of </w:t>
      </w:r>
      <w:r>
        <w:rPr>
          <w:rStyle w:val="HTMLCode"/>
        </w:rPr>
        <w:t>userSecretsId</w:t>
      </w:r>
      <w:r>
        <w:t xml:space="preserve"> comes from the value specified in </w:t>
      </w:r>
      <w:r>
        <w:rPr>
          <w:rStyle w:val="Emphasis"/>
        </w:rPr>
        <w:t>.csproj</w:t>
      </w:r>
      <w:r>
        <w:t xml:space="preserve"> file.</w:t>
      </w:r>
      <w:r>
        <w:rPr>
          <w:rStyle w:val="lf-thread-btn"/>
        </w:rPr>
        <w:t xml:space="preserve"> </w:t>
      </w:r>
    </w:p>
    <w:p w:rsidR="001E7B75" w:rsidRDefault="001E7B75" w:rsidP="001E7B75">
      <w:pPr>
        <w:pStyle w:val="lf-text-block"/>
      </w:pPr>
      <w:r>
        <w:t xml:space="preserve">You should not write code that depends on the location or format of the data saved with the Secret Manager tool, as these implementation details might change. For example, the secret values are currently </w:t>
      </w:r>
      <w:r>
        <w:rPr>
          <w:rStyle w:val="Emphasis"/>
        </w:rPr>
        <w:t>not</w:t>
      </w:r>
      <w:r>
        <w:t xml:space="preserve"> encrypted today, but could be someday.</w:t>
      </w:r>
    </w:p>
    <w:p w:rsidR="001E7B75" w:rsidRDefault="001E7B75">
      <w:r w:rsidRPr="001E7B75">
        <w:t>https://docs.microsoft.com/en-us/aspnet/core/security/app-secrets</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ou don’t want your passwords and other secrets stored in your source code. Why? A password should not be coupled to a specific version of your application because when a password or other secret needs to be changed, the application must be redeployed. And if your version control system gets hacked, your secrets will leak.</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ASP.NET Core has a solution to store secrets outside the repository during development. It’s called user secrets’ and in this post, I’m going to show what they are and how to use them.</w:t>
      </w:r>
    </w:p>
    <w:p w:rsidR="001E7B75" w:rsidRPr="001E7B75" w:rsidRDefault="001E7B75" w:rsidP="001E7B75">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E7B75">
        <w:rPr>
          <w:rFonts w:ascii="Times New Roman" w:eastAsia="Times New Roman" w:hAnsi="Times New Roman" w:cs="Times New Roman"/>
          <w:b/>
          <w:bCs/>
          <w:sz w:val="36"/>
          <w:szCs w:val="36"/>
          <w:lang w:eastAsia="en-IN"/>
        </w:rPr>
        <w:t>Setting up</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Create a new ASP.NET Core Web Application for Windows, Linux and macOS.</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Install the following NuGet package:</w:t>
      </w:r>
      <w:r w:rsidRPr="001E7B75">
        <w:rPr>
          <w:rFonts w:ascii="Times New Roman" w:eastAsia="Times New Roman" w:hAnsi="Times New Roman" w:cs="Times New Roman"/>
          <w:sz w:val="24"/>
          <w:szCs w:val="24"/>
          <w:lang w:eastAsia="en-IN"/>
        </w:rPr>
        <w:br/>
        <w:t>Microsoft.Extensions.Configuration.UserSecrets</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Add following code to the constructor in the startup class.</w:t>
      </w:r>
    </w:p>
    <w:p w:rsidR="001E7B75" w:rsidRPr="001E7B75" w:rsidRDefault="001E7B75" w:rsidP="001E7B75">
      <w:pPr>
        <w:spacing w:after="18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object w:dxaOrig="2730" w:dyaOrig="1215">
          <v:shape id="_x0000_i1074" type="#_x0000_t75" style="width:136.5pt;height:60.75pt" o:ole="">
            <v:imagedata r:id="rId47" o:title=""/>
          </v:shape>
          <w:control r:id="rId48" w:name="DefaultOcxName7" w:shapeid="_x0000_i1074"/>
        </w:object>
      </w:r>
    </w:p>
    <w:tbl>
      <w:tblPr>
        <w:tblW w:w="0" w:type="auto"/>
        <w:tblCellSpacing w:w="15" w:type="dxa"/>
        <w:tblCellMar>
          <w:top w:w="15" w:type="dxa"/>
          <w:left w:w="15" w:type="dxa"/>
          <w:bottom w:w="15" w:type="dxa"/>
          <w:right w:w="15" w:type="dxa"/>
        </w:tblCellMar>
        <w:tblLook w:val="04A0"/>
      </w:tblPr>
      <w:tblGrid>
        <w:gridCol w:w="195"/>
        <w:gridCol w:w="2841"/>
      </w:tblGrid>
      <w:tr w:rsidR="001E7B75" w:rsidRPr="001E7B75" w:rsidTr="001E7B75">
        <w:trPr>
          <w:tblCellSpacing w:w="15" w:type="dxa"/>
        </w:trPr>
        <w:tc>
          <w:tcPr>
            <w:tcW w:w="0" w:type="auto"/>
            <w:vAlign w:val="center"/>
            <w:hideMark/>
          </w:tcPr>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1</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lastRenderedPageBreak/>
              <w:t>2</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3</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4</w:t>
            </w:r>
          </w:p>
        </w:tc>
        <w:tc>
          <w:tcPr>
            <w:tcW w:w="0" w:type="auto"/>
            <w:vAlign w:val="center"/>
            <w:hideMark/>
          </w:tcPr>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lastRenderedPageBreak/>
              <w:t>if (env.IsDevelopment())</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lastRenderedPageBreak/>
              <w:t>{</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builder.AddUserSecrets();</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w:t>
            </w:r>
          </w:p>
        </w:tc>
      </w:tr>
    </w:tbl>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lastRenderedPageBreak/>
        <w:t>Create a new class called AppSecrets. You can choose a different name if you like but for this example I’ll use this name. This class contains all the properties, you want to put in your user secrets. You can also use objects as properties.</w:t>
      </w:r>
    </w:p>
    <w:p w:rsidR="001E7B75" w:rsidRPr="001E7B75" w:rsidRDefault="001E7B75" w:rsidP="001E7B75">
      <w:pPr>
        <w:spacing w:after="18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object w:dxaOrig="2730" w:dyaOrig="1215">
          <v:shape id="_x0000_i1073" type="#_x0000_t75" style="width:136.5pt;height:60.75pt" o:ole="">
            <v:imagedata r:id="rId49" o:title=""/>
          </v:shape>
          <w:control r:id="rId50" w:name="DefaultOcxName12" w:shapeid="_x0000_i1073"/>
        </w:object>
      </w:r>
    </w:p>
    <w:tbl>
      <w:tblPr>
        <w:tblW w:w="0" w:type="auto"/>
        <w:tblCellSpacing w:w="15" w:type="dxa"/>
        <w:tblCellMar>
          <w:top w:w="15" w:type="dxa"/>
          <w:left w:w="15" w:type="dxa"/>
          <w:bottom w:w="15" w:type="dxa"/>
          <w:right w:w="15" w:type="dxa"/>
        </w:tblCellMar>
        <w:tblLook w:val="04A0"/>
      </w:tblPr>
      <w:tblGrid>
        <w:gridCol w:w="195"/>
        <w:gridCol w:w="3679"/>
      </w:tblGrid>
      <w:tr w:rsidR="001E7B75" w:rsidRPr="001E7B75" w:rsidTr="001E7B75">
        <w:trPr>
          <w:tblCellSpacing w:w="15" w:type="dxa"/>
        </w:trPr>
        <w:tc>
          <w:tcPr>
            <w:tcW w:w="0" w:type="auto"/>
            <w:vAlign w:val="center"/>
            <w:hideMark/>
          </w:tcPr>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1</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2</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3</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4</w:t>
            </w:r>
          </w:p>
        </w:tc>
        <w:tc>
          <w:tcPr>
            <w:tcW w:w="0" w:type="auto"/>
            <w:vAlign w:val="center"/>
            <w:hideMark/>
          </w:tcPr>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public class AppSecrets</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public string MySecret { get; set; }</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w:t>
            </w:r>
          </w:p>
        </w:tc>
      </w:tr>
    </w:tbl>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Add the following line of code to the ConfigureServices method in the startup class.</w:t>
      </w:r>
    </w:p>
    <w:p w:rsidR="001E7B75" w:rsidRPr="001E7B75" w:rsidRDefault="001E7B75" w:rsidP="001E7B75">
      <w:pPr>
        <w:spacing w:after="18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object w:dxaOrig="2730" w:dyaOrig="1215">
          <v:shape id="_x0000_i1072" type="#_x0000_t75" style="width:136.5pt;height:60.75pt" o:ole="">
            <v:imagedata r:id="rId51" o:title=""/>
          </v:shape>
          <w:control r:id="rId52" w:name="DefaultOcxName21" w:shapeid="_x0000_i1072"/>
        </w:object>
      </w:r>
    </w:p>
    <w:tbl>
      <w:tblPr>
        <w:tblW w:w="0" w:type="auto"/>
        <w:tblCellSpacing w:w="15" w:type="dxa"/>
        <w:tblCellMar>
          <w:top w:w="15" w:type="dxa"/>
          <w:left w:w="15" w:type="dxa"/>
          <w:bottom w:w="15" w:type="dxa"/>
          <w:right w:w="15" w:type="dxa"/>
        </w:tblCellMar>
        <w:tblLook w:val="04A0"/>
      </w:tblPr>
      <w:tblGrid>
        <w:gridCol w:w="195"/>
        <w:gridCol w:w="3455"/>
      </w:tblGrid>
      <w:tr w:rsidR="001E7B75" w:rsidRPr="001E7B75" w:rsidTr="001E7B75">
        <w:trPr>
          <w:tblCellSpacing w:w="15" w:type="dxa"/>
        </w:trPr>
        <w:tc>
          <w:tcPr>
            <w:tcW w:w="0" w:type="auto"/>
            <w:vAlign w:val="center"/>
            <w:hideMark/>
          </w:tcPr>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1</w:t>
            </w:r>
          </w:p>
        </w:tc>
        <w:tc>
          <w:tcPr>
            <w:tcW w:w="0" w:type="auto"/>
            <w:vAlign w:val="center"/>
            <w:hideMark/>
          </w:tcPr>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services.Configure(Configuration);</w:t>
            </w:r>
          </w:p>
        </w:tc>
      </w:tr>
    </w:tbl>
    <w:p w:rsidR="001E7B75" w:rsidRPr="001E7B75" w:rsidRDefault="001E7B75" w:rsidP="001E7B75">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E7B75">
        <w:rPr>
          <w:rFonts w:ascii="Times New Roman" w:eastAsia="Times New Roman" w:hAnsi="Times New Roman" w:cs="Times New Roman"/>
          <w:b/>
          <w:bCs/>
          <w:sz w:val="36"/>
          <w:szCs w:val="36"/>
          <w:lang w:eastAsia="en-IN"/>
        </w:rPr>
        <w:t>Adding user secrets</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Now we’re done setting things up so it’s time to add a user secret. User secrets are defined in a file called secrets.json which is stored in:</w:t>
      </w:r>
      <w:r w:rsidRPr="001E7B75">
        <w:rPr>
          <w:rFonts w:ascii="Times New Roman" w:eastAsia="Times New Roman" w:hAnsi="Times New Roman" w:cs="Times New Roman"/>
          <w:sz w:val="24"/>
          <w:szCs w:val="24"/>
          <w:lang w:eastAsia="en-IN"/>
        </w:rPr>
        <w:br/>
        <w:t>Windows: %APPDATA%\microsoft\UserSecrets\\secrets.json</w:t>
      </w:r>
      <w:r w:rsidRPr="001E7B75">
        <w:rPr>
          <w:rFonts w:ascii="Times New Roman" w:eastAsia="Times New Roman" w:hAnsi="Times New Roman" w:cs="Times New Roman"/>
          <w:sz w:val="24"/>
          <w:szCs w:val="24"/>
          <w:lang w:eastAsia="en-IN"/>
        </w:rPr>
        <w:br/>
        <w:t>Linux: ~/.microsoft/usersecrets//secrets.json</w:t>
      </w:r>
      <w:r w:rsidRPr="001E7B75">
        <w:rPr>
          <w:rFonts w:ascii="Times New Roman" w:eastAsia="Times New Roman" w:hAnsi="Times New Roman" w:cs="Times New Roman"/>
          <w:sz w:val="24"/>
          <w:szCs w:val="24"/>
          <w:lang w:eastAsia="en-IN"/>
        </w:rPr>
        <w:br/>
        <w:t>Mac: ~/.microsoft/usersecrets//secrets.json</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As you can see, the secrets.json file is not stored in your repository. The file is NOT encrypted so user secrets should only be used for development purposes! The easiest way to open and edit the user secrets in Visual Studio is by right clicking your project and clicking ‘manage user secrets’. The UserSecretId, you see in the path is defined in the csproj file or in the project.json if you are using an older version of .NET Core. This id is unique to your app. Changing this id will generate a new, empty secrets.json file.</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To add a user secret open the secrets.json file and paste the following code into it.</w:t>
      </w:r>
    </w:p>
    <w:p w:rsidR="001E7B75" w:rsidRPr="001E7B75" w:rsidRDefault="001E7B75" w:rsidP="001E7B75">
      <w:pPr>
        <w:spacing w:after="18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object w:dxaOrig="2730" w:dyaOrig="1215">
          <v:shape id="_x0000_i1071" type="#_x0000_t75" style="width:136.5pt;height:60.75pt" o:ole="">
            <v:imagedata r:id="rId53" o:title=""/>
          </v:shape>
          <w:control r:id="rId54" w:name="DefaultOcxName31" w:shapeid="_x0000_i1071"/>
        </w:object>
      </w:r>
    </w:p>
    <w:tbl>
      <w:tblPr>
        <w:tblW w:w="0" w:type="auto"/>
        <w:tblCellSpacing w:w="15" w:type="dxa"/>
        <w:tblCellMar>
          <w:top w:w="15" w:type="dxa"/>
          <w:left w:w="15" w:type="dxa"/>
          <w:bottom w:w="15" w:type="dxa"/>
          <w:right w:w="15" w:type="dxa"/>
        </w:tblCellMar>
        <w:tblLook w:val="04A0"/>
      </w:tblPr>
      <w:tblGrid>
        <w:gridCol w:w="195"/>
        <w:gridCol w:w="3127"/>
      </w:tblGrid>
      <w:tr w:rsidR="001E7B75" w:rsidRPr="001E7B75" w:rsidTr="001E7B75">
        <w:trPr>
          <w:tblCellSpacing w:w="15" w:type="dxa"/>
        </w:trPr>
        <w:tc>
          <w:tcPr>
            <w:tcW w:w="0" w:type="auto"/>
            <w:vAlign w:val="center"/>
            <w:hideMark/>
          </w:tcPr>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lastRenderedPageBreak/>
              <w:t>1</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2</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3</w:t>
            </w:r>
          </w:p>
        </w:tc>
        <w:tc>
          <w:tcPr>
            <w:tcW w:w="0" w:type="auto"/>
            <w:vAlign w:val="center"/>
            <w:hideMark/>
          </w:tcPr>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"MySecret": "Password123!"</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w:t>
            </w:r>
          </w:p>
        </w:tc>
      </w:tr>
    </w:tbl>
    <w:p w:rsidR="001E7B75" w:rsidRPr="001E7B75" w:rsidRDefault="001E7B75" w:rsidP="001E7B75">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E7B75">
        <w:rPr>
          <w:rFonts w:ascii="Times New Roman" w:eastAsia="Times New Roman" w:hAnsi="Times New Roman" w:cs="Times New Roman"/>
          <w:b/>
          <w:bCs/>
          <w:sz w:val="36"/>
          <w:szCs w:val="36"/>
          <w:lang w:eastAsia="en-IN"/>
        </w:rPr>
        <w:t>Retrieving user secrets</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Now that we have added a user secret, it’s time to retrieve it in our MVC Controller. The user secrets are retrieved the same way as the Configuration. For this example, I’m using the default HomeController.</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Replace the default Index method in the HomeController by the following code:</w:t>
      </w:r>
    </w:p>
    <w:p w:rsidR="001E7B75" w:rsidRPr="001E7B75" w:rsidRDefault="001E7B75" w:rsidP="001E7B75">
      <w:pPr>
        <w:spacing w:after="18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object w:dxaOrig="2730" w:dyaOrig="1215">
          <v:shape id="_x0000_i1070" type="#_x0000_t75" style="width:136.5pt;height:60.75pt" o:ole="">
            <v:imagedata r:id="rId55" o:title=""/>
          </v:shape>
          <w:control r:id="rId56" w:name="DefaultOcxName41" w:shapeid="_x0000_i1070"/>
        </w:object>
      </w:r>
    </w:p>
    <w:tbl>
      <w:tblPr>
        <w:tblW w:w="0" w:type="auto"/>
        <w:tblCellSpacing w:w="15" w:type="dxa"/>
        <w:tblCellMar>
          <w:top w:w="15" w:type="dxa"/>
          <w:left w:w="15" w:type="dxa"/>
          <w:bottom w:w="15" w:type="dxa"/>
          <w:right w:w="15" w:type="dxa"/>
        </w:tblCellMar>
        <w:tblLook w:val="04A0"/>
      </w:tblPr>
      <w:tblGrid>
        <w:gridCol w:w="315"/>
        <w:gridCol w:w="4955"/>
      </w:tblGrid>
      <w:tr w:rsidR="001E7B75" w:rsidRPr="001E7B75" w:rsidTr="001E7B75">
        <w:trPr>
          <w:tblCellSpacing w:w="15" w:type="dxa"/>
        </w:trPr>
        <w:tc>
          <w:tcPr>
            <w:tcW w:w="0" w:type="auto"/>
            <w:vAlign w:val="center"/>
            <w:hideMark/>
          </w:tcPr>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1</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2</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3</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4</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5</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6</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7</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8</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9</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10</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11</w:t>
            </w:r>
          </w:p>
        </w:tc>
        <w:tc>
          <w:tcPr>
            <w:tcW w:w="0" w:type="auto"/>
            <w:vAlign w:val="center"/>
            <w:hideMark/>
          </w:tcPr>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public string MySecret { get; set; }</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public HomeController(IOptions optionsAccessor)</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MySecret = optionsAccessor.Value.MySecret;</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public IActionResult Index()</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ViewBag.MySecret = MySecret;</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    return View();</w:t>
            </w:r>
          </w:p>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w:t>
            </w:r>
          </w:p>
        </w:tc>
      </w:tr>
    </w:tbl>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Paste the following code somewhere in the Views/Home/Index.cshtml.</w:t>
      </w:r>
    </w:p>
    <w:p w:rsidR="001E7B75" w:rsidRPr="001E7B75" w:rsidRDefault="001E7B75" w:rsidP="001E7B75">
      <w:pPr>
        <w:spacing w:after="18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object w:dxaOrig="2730" w:dyaOrig="1215">
          <v:shape id="_x0000_i1069" type="#_x0000_t75" style="width:136.5pt;height:60.75pt" o:ole="">
            <v:imagedata r:id="rId57" o:title=""/>
          </v:shape>
          <w:control r:id="rId58" w:name="DefaultOcxName51" w:shapeid="_x0000_i1069"/>
        </w:object>
      </w:r>
    </w:p>
    <w:tbl>
      <w:tblPr>
        <w:tblW w:w="0" w:type="auto"/>
        <w:tblCellSpacing w:w="15" w:type="dxa"/>
        <w:tblCellMar>
          <w:top w:w="15" w:type="dxa"/>
          <w:left w:w="15" w:type="dxa"/>
          <w:bottom w:w="15" w:type="dxa"/>
          <w:right w:w="15" w:type="dxa"/>
        </w:tblCellMar>
        <w:tblLook w:val="04A0"/>
      </w:tblPr>
      <w:tblGrid>
        <w:gridCol w:w="195"/>
        <w:gridCol w:w="2196"/>
      </w:tblGrid>
      <w:tr w:rsidR="001E7B75" w:rsidRPr="001E7B75" w:rsidTr="001E7B75">
        <w:trPr>
          <w:tblCellSpacing w:w="15" w:type="dxa"/>
        </w:trPr>
        <w:tc>
          <w:tcPr>
            <w:tcW w:w="0" w:type="auto"/>
            <w:vAlign w:val="center"/>
            <w:hideMark/>
          </w:tcPr>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1</w:t>
            </w:r>
          </w:p>
        </w:tc>
        <w:tc>
          <w:tcPr>
            <w:tcW w:w="0" w:type="auto"/>
            <w:vAlign w:val="center"/>
            <w:hideMark/>
          </w:tcPr>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@ViewBag.MySecret</w:t>
            </w:r>
          </w:p>
        </w:tc>
      </w:tr>
    </w:tbl>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Now you can see your user secret on the homepage of your app. Off course, normally we wouldn’t show secrets on our webpages, but this is just for demo purposes so you can see it’s working.</w:t>
      </w:r>
    </w:p>
    <w:p w:rsidR="001E7B75" w:rsidRPr="001E7B75" w:rsidRDefault="001E7B75" w:rsidP="001E7B75">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E7B75">
        <w:rPr>
          <w:rFonts w:ascii="Times New Roman" w:eastAsia="Times New Roman" w:hAnsi="Times New Roman" w:cs="Times New Roman"/>
          <w:b/>
          <w:bCs/>
          <w:sz w:val="36"/>
          <w:szCs w:val="36"/>
          <w:lang w:eastAsia="en-IN"/>
        </w:rPr>
        <w:t>Command prompt</w:t>
      </w:r>
    </w:p>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The last part is about managing your user secrets from the command prompt. To do this, add the following line of XML to your csproj file between an Item Group element.</w:t>
      </w:r>
    </w:p>
    <w:p w:rsidR="001E7B75" w:rsidRPr="001E7B75" w:rsidRDefault="001E7B75" w:rsidP="001E7B75">
      <w:pPr>
        <w:spacing w:after="18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lastRenderedPageBreak/>
        <w:object w:dxaOrig="2730" w:dyaOrig="1215">
          <v:shape id="_x0000_i1068" type="#_x0000_t75" style="width:136.5pt;height:60.75pt" o:ole="">
            <v:imagedata r:id="rId59" o:title=""/>
          </v:shape>
          <w:control r:id="rId60" w:name="DefaultOcxName6" w:shapeid="_x0000_i1068"/>
        </w:object>
      </w:r>
    </w:p>
    <w:tbl>
      <w:tblPr>
        <w:tblW w:w="0" w:type="auto"/>
        <w:tblCellSpacing w:w="15" w:type="dxa"/>
        <w:tblCellMar>
          <w:top w:w="15" w:type="dxa"/>
          <w:left w:w="15" w:type="dxa"/>
          <w:bottom w:w="15" w:type="dxa"/>
          <w:right w:w="15" w:type="dxa"/>
        </w:tblCellMar>
        <w:tblLook w:val="04A0"/>
      </w:tblPr>
      <w:tblGrid>
        <w:gridCol w:w="195"/>
        <w:gridCol w:w="8921"/>
      </w:tblGrid>
      <w:tr w:rsidR="001E7B75" w:rsidRPr="001E7B75" w:rsidTr="001E7B75">
        <w:trPr>
          <w:tblCellSpacing w:w="15" w:type="dxa"/>
        </w:trPr>
        <w:tc>
          <w:tcPr>
            <w:tcW w:w="0" w:type="auto"/>
            <w:vAlign w:val="center"/>
            <w:hideMark/>
          </w:tcPr>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1</w:t>
            </w:r>
          </w:p>
        </w:tc>
        <w:tc>
          <w:tcPr>
            <w:tcW w:w="0" w:type="auto"/>
            <w:vAlign w:val="center"/>
            <w:hideMark/>
          </w:tcPr>
          <w:p w:rsidR="001E7B75" w:rsidRPr="001E7B75" w:rsidRDefault="001E7B75" w:rsidP="001E7B75">
            <w:pPr>
              <w:spacing w:after="0"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&lt;DotNetCliToolReference Include="Microsoft.Extensions.SecretManager.Tools" Version="1.0.0-msbuild3-final" /&gt;</w:t>
            </w:r>
          </w:p>
        </w:tc>
      </w:tr>
    </w:tbl>
    <w:p w:rsidR="001E7B75" w:rsidRPr="001E7B75" w:rsidRDefault="001E7B75" w:rsidP="001E7B75">
      <w:p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Now you can open a command prompt window and navigate to your project folder. There are a couple of commands and I’m going to show some of them.</w:t>
      </w:r>
    </w:p>
    <w:p w:rsidR="001E7B75" w:rsidRPr="001E7B75" w:rsidRDefault="001E7B75" w:rsidP="001E7B75">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dotnet user-secrets –help</w:t>
      </w:r>
      <w:r w:rsidRPr="001E7B75">
        <w:rPr>
          <w:rFonts w:ascii="Times New Roman" w:eastAsia="Times New Roman" w:hAnsi="Times New Roman" w:cs="Times New Roman"/>
          <w:sz w:val="24"/>
          <w:szCs w:val="24"/>
          <w:lang w:eastAsia="en-IN"/>
        </w:rPr>
        <w:br/>
        <w:t>Executing this command will show you information about the user secrets command line tool.</w:t>
      </w:r>
    </w:p>
    <w:p w:rsidR="001E7B75" w:rsidRPr="001E7B75" w:rsidRDefault="001E7B75" w:rsidP="001E7B75">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dotnet user-secrets set SecondSecret Password</w:t>
      </w:r>
      <w:r w:rsidRPr="001E7B75">
        <w:rPr>
          <w:rFonts w:ascii="Times New Roman" w:eastAsia="Times New Roman" w:hAnsi="Times New Roman" w:cs="Times New Roman"/>
          <w:sz w:val="24"/>
          <w:szCs w:val="24"/>
          <w:lang w:eastAsia="en-IN"/>
        </w:rPr>
        <w:br/>
        <w:t>Adds a new user secret with the key SecondSecret and value Password to your project.</w:t>
      </w:r>
    </w:p>
    <w:p w:rsidR="001E7B75" w:rsidRPr="001E7B75" w:rsidRDefault="001E7B75" w:rsidP="001E7B75">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dotnet user-secrets list</w:t>
      </w:r>
      <w:r w:rsidRPr="001E7B75">
        <w:rPr>
          <w:rFonts w:ascii="Times New Roman" w:eastAsia="Times New Roman" w:hAnsi="Times New Roman" w:cs="Times New Roman"/>
          <w:sz w:val="24"/>
          <w:szCs w:val="24"/>
          <w:lang w:eastAsia="en-IN"/>
        </w:rPr>
        <w:br/>
        <w:t>lists all user secrets in your project.</w:t>
      </w:r>
    </w:p>
    <w:p w:rsidR="001E7B75" w:rsidRPr="001E7B75" w:rsidRDefault="001E7B75" w:rsidP="001E7B75">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dotnet user-secrets remove SecondSecret</w:t>
      </w:r>
      <w:r w:rsidRPr="001E7B75">
        <w:rPr>
          <w:rFonts w:ascii="Times New Roman" w:eastAsia="Times New Roman" w:hAnsi="Times New Roman" w:cs="Times New Roman"/>
          <w:sz w:val="24"/>
          <w:szCs w:val="24"/>
          <w:lang w:eastAsia="en-IN"/>
        </w:rPr>
        <w:br/>
        <w:t>Removes SecondSecret from your project.</w:t>
      </w:r>
    </w:p>
    <w:p w:rsidR="001E7B75" w:rsidRPr="001E7B75" w:rsidRDefault="001E7B75" w:rsidP="001E7B75">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1E7B75">
        <w:rPr>
          <w:rFonts w:ascii="Times New Roman" w:eastAsia="Times New Roman" w:hAnsi="Times New Roman" w:cs="Times New Roman"/>
          <w:sz w:val="24"/>
          <w:szCs w:val="24"/>
          <w:lang w:eastAsia="en-IN"/>
        </w:rPr>
        <w:t>dot net user-secret clear</w:t>
      </w:r>
      <w:r w:rsidRPr="001E7B75">
        <w:rPr>
          <w:rFonts w:ascii="Times New Roman" w:eastAsia="Times New Roman" w:hAnsi="Times New Roman" w:cs="Times New Roman"/>
          <w:sz w:val="24"/>
          <w:szCs w:val="24"/>
          <w:lang w:eastAsia="en-IN"/>
        </w:rPr>
        <w:br/>
        <w:t>Clears all secrets from your project.</w:t>
      </w:r>
    </w:p>
    <w:p w:rsidR="001E7B75" w:rsidRDefault="001E7B75">
      <w:r w:rsidRPr="001E7B75">
        <w:t>https://arnhem.luminis.eu/user-secrets-in-asp-net-core/</w:t>
      </w:r>
    </w:p>
    <w:p w:rsidR="001E7B75" w:rsidRDefault="001E7B75">
      <w:r w:rsidRPr="001E7B75">
        <w:t>https://andrewlock.net/how-to-use-the-ioptions-pattern-for-configuration-in-asp-net-core-rc2/</w:t>
      </w:r>
    </w:p>
    <w:p w:rsidR="001E7B75" w:rsidRDefault="001E7B75">
      <w:r w:rsidRPr="001E7B75">
        <w:t>http://www.intstrings.com/ramivemula/articles/jumpstart-50-user-secrets-in-asp-net-core/</w:t>
      </w:r>
    </w:p>
    <w:p w:rsidR="001E7B75" w:rsidRDefault="001E7B75" w:rsidP="001E7B75">
      <w:pPr>
        <w:pStyle w:val="NormalWeb"/>
      </w:pPr>
      <w:r>
        <w:t>One of the benefits of adopting a microservice architectural style is the ability compose applications by bringing together smaller units of functionality (aka services). Not only does it become easier to swap out implementations of an individual service, but it also becomes easier to scale that service too. For example, imagine you are running an e-commerce website. The holidays are coming up and there is going to be a huge increase in orders. Instead of creating copies of the entire website to handle the load wouldn't be great if you could just scale up the ordering service or the payment processing service? Then after the holiday season is over those services can be scaled back down. Being able to quickly scale horizontally make microservices a very attractive option.</w:t>
      </w:r>
    </w:p>
    <w:p w:rsidR="001E7B75" w:rsidRDefault="001E7B75" w:rsidP="001E7B75">
      <w:pPr>
        <w:pStyle w:val="NormalWeb"/>
      </w:pPr>
      <w:r>
        <w:t>For an application that's built this way, those services are going to need to be able to talk to each other so that data can flow from one end of the process to the other. Going back to the e-commerce example above, an ordering service might need to talk to the shipping service which talks to the inventory service, and so on. With the way that we typically build software today, the locations of these services would be put in a configuration file somewhere. The configuration file gets loaded up and the application can select which services it wants to talk to. However, when you're dynamically creating and destroying instances of a services, it becomes difficult to keep configuration files updated with the latest information. One way we can solve this issue is by implementing some form of service discovery strategy.</w:t>
      </w:r>
    </w:p>
    <w:p w:rsidR="001E7B75" w:rsidRDefault="001E7B75" w:rsidP="001E7B75">
      <w:pPr>
        <w:pStyle w:val="Heading4"/>
      </w:pPr>
      <w:r>
        <w:lastRenderedPageBreak/>
        <w:t>Service Discovery</w:t>
      </w:r>
    </w:p>
    <w:p w:rsidR="001E7B75" w:rsidRDefault="001E7B75" w:rsidP="001E7B75">
      <w:pPr>
        <w:pStyle w:val="NormalWeb"/>
      </w:pPr>
      <w:r>
        <w:t xml:space="preserve">The idea of service discovery essentially is trying to find an answer to the question of what services are available and how do I get to them. Two approaches that you'll often hear about are </w:t>
      </w:r>
      <w:r>
        <w:rPr>
          <w:rStyle w:val="HTMLCode"/>
        </w:rPr>
        <w:t>Client Side</w:t>
      </w:r>
      <w:r>
        <w:t xml:space="preserve"> and </w:t>
      </w:r>
      <w:r>
        <w:rPr>
          <w:rStyle w:val="HTMLCode"/>
        </w:rPr>
        <w:t>Server Side</w:t>
      </w:r>
      <w:r>
        <w:t xml:space="preserve"> service discovery. In this post, we will just focus on </w:t>
      </w:r>
      <w:r>
        <w:rPr>
          <w:rStyle w:val="HTMLCode"/>
        </w:rPr>
        <w:t>Client Side</w:t>
      </w:r>
      <w:r>
        <w:t xml:space="preserve">. </w:t>
      </w:r>
    </w:p>
    <w:p w:rsidR="001E7B75" w:rsidRDefault="001E7B75" w:rsidP="001E7B75">
      <w:pPr>
        <w:pStyle w:val="NormalWeb"/>
      </w:pPr>
      <w:r>
        <w:t xml:space="preserve">With </w:t>
      </w:r>
      <w:r>
        <w:rPr>
          <w:rStyle w:val="HTMLCode"/>
        </w:rPr>
        <w:t>Client Side</w:t>
      </w:r>
      <w:r>
        <w:t xml:space="preserve"> service discovery, the consumer of the service has to retrieve a listing of service information from given location. This would lead us to believe that there must be somewhere to retrieve that service information from. The medium where service information </w:t>
      </w:r>
      <w:r>
        <w:lastRenderedPageBreak/>
        <w:t xml:space="preserve">is stored and retrieved is referred to as a </w:t>
      </w:r>
      <w:r>
        <w:rPr>
          <w:rStyle w:val="HTMLCode"/>
        </w:rPr>
        <w:t>service registry</w:t>
      </w:r>
      <w:r>
        <w:t xml:space="preserve">. </w:t>
      </w:r>
      <w:r>
        <w:br/>
      </w:r>
      <w:r>
        <w:rPr>
          <w:noProof/>
        </w:rPr>
        <w:drawing>
          <wp:inline distT="0" distB="0" distL="0" distR="0">
            <wp:extent cx="14116050" cy="7867650"/>
            <wp:effectExtent l="19050" t="0" r="0" b="0"/>
            <wp:docPr id="51" name="Picture 51" descr="Client Side Service Dis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lient Side Service Discovery"/>
                    <pic:cNvPicPr>
                      <a:picLocks noChangeAspect="1" noChangeArrowheads="1"/>
                    </pic:cNvPicPr>
                  </pic:nvPicPr>
                  <pic:blipFill>
                    <a:blip r:embed="rId61" cstate="print"/>
                    <a:srcRect/>
                    <a:stretch>
                      <a:fillRect/>
                    </a:stretch>
                  </pic:blipFill>
                  <pic:spPr bwMode="auto">
                    <a:xfrm>
                      <a:off x="0" y="0"/>
                      <a:ext cx="14116050" cy="7867650"/>
                    </a:xfrm>
                    <a:prstGeom prst="rect">
                      <a:avLst/>
                    </a:prstGeom>
                    <a:noFill/>
                    <a:ln w="9525">
                      <a:noFill/>
                      <a:miter lim="800000"/>
                      <a:headEnd/>
                      <a:tailEnd/>
                    </a:ln>
                  </pic:spPr>
                </pic:pic>
              </a:graphicData>
            </a:graphic>
          </wp:inline>
        </w:drawing>
      </w:r>
    </w:p>
    <w:p w:rsidR="001E7B75" w:rsidRDefault="001E7B75" w:rsidP="001E7B75">
      <w:pPr>
        <w:pStyle w:val="NormalWeb"/>
      </w:pPr>
      <w:r>
        <w:t xml:space="preserve">As services go live, they will register some information about themselves into the </w:t>
      </w:r>
      <w:r>
        <w:rPr>
          <w:rStyle w:val="HTMLCode"/>
        </w:rPr>
        <w:t>service registry</w:t>
      </w:r>
      <w:r>
        <w:t xml:space="preserve">; IP address, port numbers, service names, etc. When a service goes down gracefully, it can deregister itself from the registry. At some point later, the consumer would </w:t>
      </w:r>
      <w:r>
        <w:lastRenderedPageBreak/>
        <w:t xml:space="preserve">query the </w:t>
      </w:r>
      <w:r>
        <w:rPr>
          <w:rStyle w:val="HTMLCode"/>
        </w:rPr>
        <w:t>service registry</w:t>
      </w:r>
      <w:r>
        <w:t xml:space="preserve"> to find out about services are available for it to use. It can then cycle through the service information and distribute requests across service instances as it sees fit.</w:t>
      </w:r>
    </w:p>
    <w:p w:rsidR="001E7B75" w:rsidRDefault="001E7B75" w:rsidP="001E7B75">
      <w:pPr>
        <w:pStyle w:val="NormalWeb"/>
      </w:pPr>
      <w:r>
        <w:t xml:space="preserve">This pattern is fairly straight forward to implement. However, the </w:t>
      </w:r>
      <w:r>
        <w:rPr>
          <w:rStyle w:val="HTMLCode"/>
        </w:rPr>
        <w:t>service registry</w:t>
      </w:r>
      <w:r>
        <w:t xml:space="preserve"> does introduce an additional piece for you to manage. The flexibility you gain from centralizing this configuration is often more than worth it though.</w:t>
      </w:r>
    </w:p>
    <w:p w:rsidR="001E7B75" w:rsidRDefault="001E7B75" w:rsidP="001E7B75">
      <w:pPr>
        <w:pStyle w:val="NormalWeb"/>
      </w:pPr>
      <w:r>
        <w:t xml:space="preserve">There are a few options for implementing a </w:t>
      </w:r>
      <w:r>
        <w:rPr>
          <w:rStyle w:val="HTMLCode"/>
        </w:rPr>
        <w:t>service registry</w:t>
      </w:r>
      <w:r>
        <w:t xml:space="preserve">. I've seen implementations using data stores like Redis or document databases. In the Linux world, tools like </w:t>
      </w:r>
      <w:hyperlink r:id="rId62" w:history="1">
        <w:r>
          <w:rPr>
            <w:rStyle w:val="Hyperlink"/>
          </w:rPr>
          <w:t>ZooKeeper</w:t>
        </w:r>
      </w:hyperlink>
      <w:r>
        <w:t xml:space="preserve">, </w:t>
      </w:r>
      <w:hyperlink r:id="rId63" w:history="1">
        <w:r>
          <w:rPr>
            <w:rStyle w:val="Hyperlink"/>
          </w:rPr>
          <w:t>Consul</w:t>
        </w:r>
      </w:hyperlink>
      <w:r>
        <w:t xml:space="preserve"> and </w:t>
      </w:r>
      <w:hyperlink r:id="rId64" w:history="1">
        <w:r>
          <w:rPr>
            <w:rStyle w:val="Hyperlink"/>
          </w:rPr>
          <w:t>etcd</w:t>
        </w:r>
      </w:hyperlink>
      <w:r>
        <w:t xml:space="preserve"> are very popular. Let's see how we can use </w:t>
      </w:r>
      <w:r>
        <w:rPr>
          <w:rStyle w:val="HTMLCode"/>
        </w:rPr>
        <w:t>consul</w:t>
      </w:r>
      <w:r>
        <w:t xml:space="preserve"> as a service registry.</w:t>
      </w:r>
    </w:p>
    <w:p w:rsidR="001E7B75" w:rsidRDefault="001E7B75" w:rsidP="001E7B75">
      <w:pPr>
        <w:pStyle w:val="Heading4"/>
      </w:pPr>
      <w:r>
        <w:t>Setting up Consul</w:t>
      </w:r>
    </w:p>
    <w:p w:rsidR="001E7B75" w:rsidRDefault="001E7B75" w:rsidP="001E7B75">
      <w:pPr>
        <w:pStyle w:val="NormalWeb"/>
      </w:pPr>
      <w:r>
        <w:rPr>
          <w:rStyle w:val="HTMLCode"/>
        </w:rPr>
        <w:t>Consul</w:t>
      </w:r>
      <w:r>
        <w:t xml:space="preserve"> is a tool created by </w:t>
      </w:r>
      <w:hyperlink r:id="rId65" w:history="1">
        <w:r>
          <w:rPr>
            <w:rStyle w:val="Hyperlink"/>
          </w:rPr>
          <w:t>Hashicorp</w:t>
        </w:r>
      </w:hyperlink>
      <w:r>
        <w:t xml:space="preserve"> that helps with the discovery and configuration of services in your infrastructure. It also has quite a few other interesting features such as heath checks, key/value storage and support for running in multiple data centers.</w:t>
      </w:r>
    </w:p>
    <w:p w:rsidR="001E7B75" w:rsidRDefault="001E7B75" w:rsidP="001E7B75">
      <w:pPr>
        <w:pStyle w:val="NormalWeb"/>
      </w:pPr>
      <w:r>
        <w:t xml:space="preserve">To get </w:t>
      </w:r>
      <w:r>
        <w:rPr>
          <w:rStyle w:val="HTMLCode"/>
        </w:rPr>
        <w:t>Consul</w:t>
      </w:r>
      <w:r>
        <w:t xml:space="preserve"> on your machine, you can head over the </w:t>
      </w:r>
      <w:hyperlink r:id="rId66" w:history="1">
        <w:r>
          <w:rPr>
            <w:rStyle w:val="Hyperlink"/>
          </w:rPr>
          <w:t>download page</w:t>
        </w:r>
      </w:hyperlink>
      <w:r>
        <w:t xml:space="preserve"> and grab a copy for the OS you are using. The zip file will contain the </w:t>
      </w:r>
      <w:r>
        <w:rPr>
          <w:rStyle w:val="HTMLCode"/>
        </w:rPr>
        <w:t>Consul</w:t>
      </w:r>
      <w:r>
        <w:t xml:space="preserve"> command line executable that you can just run. It might also be available in your OS package manager. If you're using OSX for instance, you can use </w:t>
      </w:r>
      <w:hyperlink r:id="rId67" w:history="1">
        <w:r>
          <w:rPr>
            <w:rStyle w:val="Hyperlink"/>
          </w:rPr>
          <w:t>homebrew</w:t>
        </w:r>
      </w:hyperlink>
      <w:r>
        <w:t xml:space="preserve"> and </w:t>
      </w:r>
      <w:r>
        <w:rPr>
          <w:rStyle w:val="HTMLCode"/>
        </w:rPr>
        <w:t>brew install Consul</w:t>
      </w:r>
      <w:r>
        <w:t xml:space="preserve"> in the terminal. I like the package manager route because then you'll have the </w:t>
      </w:r>
      <w:r>
        <w:rPr>
          <w:rStyle w:val="HTMLCode"/>
        </w:rPr>
        <w:t>Consul</w:t>
      </w:r>
      <w:r>
        <w:t xml:space="preserve"> command on your system path.</w:t>
      </w:r>
    </w:p>
    <w:p w:rsidR="001E7B75" w:rsidRDefault="001E7B75" w:rsidP="001E7B75">
      <w:pPr>
        <w:pStyle w:val="NormalWeb"/>
      </w:pPr>
      <w:r>
        <w:t xml:space="preserve">To quickly start </w:t>
      </w:r>
      <w:r>
        <w:rPr>
          <w:rStyle w:val="HTMLCode"/>
        </w:rPr>
        <w:t>Consul</w:t>
      </w:r>
      <w:r>
        <w:t>, enter the following into the command line:</w:t>
      </w:r>
    </w:p>
    <w:p w:rsidR="001E7B75" w:rsidRDefault="001E7B75" w:rsidP="001E7B75">
      <w:pPr>
        <w:pStyle w:val="HTMLPreformatted"/>
        <w:rPr>
          <w:rStyle w:val="HTMLCode"/>
        </w:rPr>
      </w:pPr>
      <w:r>
        <w:rPr>
          <w:rStyle w:val="HTMLCode"/>
        </w:rPr>
        <w:t xml:space="preserve">consul agent -dev  </w:t>
      </w:r>
    </w:p>
    <w:p w:rsidR="001E7B75" w:rsidRDefault="001E7B75" w:rsidP="001E7B75">
      <w:pPr>
        <w:pStyle w:val="NormalWeb"/>
      </w:pPr>
      <w:r>
        <w:rPr>
          <w:rStyle w:val="HTMLCode"/>
        </w:rPr>
        <w:t>Consul</w:t>
      </w:r>
      <w:r>
        <w:t xml:space="preserve"> should now be running in dev mode. In this state, all the data will be stored in memory and not on disk. This is fine for development or demos but definitely not what you want to do on your production machines. If everything went well, you should be seeing something like this:</w:t>
      </w:r>
    </w:p>
    <w:p w:rsidR="001E7B75" w:rsidRDefault="001E7B75" w:rsidP="001E7B75">
      <w:pPr>
        <w:pStyle w:val="NormalWeb"/>
      </w:pPr>
      <w:r>
        <w:rPr>
          <w:noProof/>
        </w:rPr>
        <w:drawing>
          <wp:inline distT="0" distB="0" distL="0" distR="0">
            <wp:extent cx="5972175" cy="2419350"/>
            <wp:effectExtent l="19050" t="0" r="9525" b="0"/>
            <wp:docPr id="52" name="Picture 52" descr="http://cecilphillip.com/content/images/2017/03/Screen-Shot-2017-03-30-at-12.31.33-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cecilphillip.com/content/images/2017/03/Screen-Shot-2017-03-30-at-12.31.33-AM.png"/>
                    <pic:cNvPicPr>
                      <a:picLocks noChangeAspect="1" noChangeArrowheads="1"/>
                    </pic:cNvPicPr>
                  </pic:nvPicPr>
                  <pic:blipFill>
                    <a:blip r:embed="rId68" cstate="print"/>
                    <a:srcRect/>
                    <a:stretch>
                      <a:fillRect/>
                    </a:stretch>
                  </pic:blipFill>
                  <pic:spPr bwMode="auto">
                    <a:xfrm>
                      <a:off x="0" y="0"/>
                      <a:ext cx="5972175" cy="2419350"/>
                    </a:xfrm>
                    <a:prstGeom prst="rect">
                      <a:avLst/>
                    </a:prstGeom>
                    <a:noFill/>
                    <a:ln w="9525">
                      <a:noFill/>
                      <a:miter lim="800000"/>
                      <a:headEnd/>
                      <a:tailEnd/>
                    </a:ln>
                  </pic:spPr>
                </pic:pic>
              </a:graphicData>
            </a:graphic>
          </wp:inline>
        </w:drawing>
      </w:r>
    </w:p>
    <w:p w:rsidR="001E7B75" w:rsidRDefault="001E7B75" w:rsidP="001E7B75">
      <w:pPr>
        <w:pStyle w:val="NormalWeb"/>
      </w:pPr>
      <w:r>
        <w:lastRenderedPageBreak/>
        <w:t xml:space="preserve">Open up your browser and head over to </w:t>
      </w:r>
      <w:r>
        <w:rPr>
          <w:rStyle w:val="HTMLCode"/>
        </w:rPr>
        <w:t>http://127.0.0.1:8500</w:t>
      </w:r>
      <w:r>
        <w:t xml:space="preserve">. You should now be seeing the </w:t>
      </w:r>
      <w:r>
        <w:rPr>
          <w:rStyle w:val="HTMLCode"/>
        </w:rPr>
        <w:t>Consul</w:t>
      </w:r>
      <w:r>
        <w:t xml:space="preserve"> web UI. Here you can get some insight into what services are registered, their health status, and some other interesting information.</w:t>
      </w:r>
    </w:p>
    <w:p w:rsidR="001E7B75" w:rsidRDefault="001E7B75" w:rsidP="001E7B75">
      <w:pPr>
        <w:pStyle w:val="NormalWeb"/>
      </w:pPr>
      <w:r>
        <w:rPr>
          <w:noProof/>
        </w:rPr>
        <w:drawing>
          <wp:inline distT="0" distB="0" distL="0" distR="0">
            <wp:extent cx="10791825" cy="3543300"/>
            <wp:effectExtent l="19050" t="0" r="9525" b="0"/>
            <wp:docPr id="53" name="Picture 53" descr="http://cecilphillip.com/content/images/2017/03/consul_u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cecilphillip.com/content/images/2017/03/consul_ui-1.PNG"/>
                    <pic:cNvPicPr>
                      <a:picLocks noChangeAspect="1" noChangeArrowheads="1"/>
                    </pic:cNvPicPr>
                  </pic:nvPicPr>
                  <pic:blipFill>
                    <a:blip r:embed="rId69" cstate="print"/>
                    <a:srcRect/>
                    <a:stretch>
                      <a:fillRect/>
                    </a:stretch>
                  </pic:blipFill>
                  <pic:spPr bwMode="auto">
                    <a:xfrm>
                      <a:off x="0" y="0"/>
                      <a:ext cx="10791825" cy="3543300"/>
                    </a:xfrm>
                    <a:prstGeom prst="rect">
                      <a:avLst/>
                    </a:prstGeom>
                    <a:noFill/>
                    <a:ln w="9525">
                      <a:noFill/>
                      <a:miter lim="800000"/>
                      <a:headEnd/>
                      <a:tailEnd/>
                    </a:ln>
                  </pic:spPr>
                </pic:pic>
              </a:graphicData>
            </a:graphic>
          </wp:inline>
        </w:drawing>
      </w:r>
    </w:p>
    <w:p w:rsidR="001E7B75" w:rsidRDefault="001E7B75" w:rsidP="001E7B75">
      <w:pPr>
        <w:pStyle w:val="Heading4"/>
      </w:pPr>
      <w:r>
        <w:t>Registering a service</w:t>
      </w:r>
    </w:p>
    <w:p w:rsidR="001E7B75" w:rsidRDefault="001E7B75" w:rsidP="001E7B75">
      <w:pPr>
        <w:pStyle w:val="NormalWeb"/>
      </w:pPr>
      <w:r>
        <w:t xml:space="preserve">Now that the registry is up and running, let's put it to work. I have a Web API that I created with ASP.NET Core that I want to register. To get registration information into </w:t>
      </w:r>
      <w:r>
        <w:rPr>
          <w:rStyle w:val="HTMLCode"/>
        </w:rPr>
        <w:t>Consul</w:t>
      </w:r>
      <w:r>
        <w:t xml:space="preserve">, their HTTP API can be used directly, but instead I'm going to grab the </w:t>
      </w:r>
      <w:hyperlink r:id="rId70" w:history="1">
        <w:r>
          <w:rPr>
            <w:rStyle w:val="Hyperlink"/>
          </w:rPr>
          <w:t>Consul NuGet package</w:t>
        </w:r>
      </w:hyperlink>
      <w:r>
        <w:t xml:space="preserve"> from PlayFab.</w:t>
      </w:r>
    </w:p>
    <w:p w:rsidR="001E7B75" w:rsidRDefault="001E7B75" w:rsidP="001E7B75">
      <w:pPr>
        <w:pStyle w:val="NormalWeb"/>
      </w:pPr>
      <w:r>
        <w:t xml:space="preserve">Here's what </w:t>
      </w:r>
      <w:r>
        <w:rPr>
          <w:rStyle w:val="HTMLCode"/>
        </w:rPr>
        <w:t>Startup.cs</w:t>
      </w:r>
      <w:r>
        <w:t xml:space="preserve"> looks like: </w:t>
      </w:r>
    </w:p>
    <w:p w:rsidR="001E7B75" w:rsidRDefault="001E7B75" w:rsidP="001E7B75">
      <w:pPr>
        <w:pStyle w:val="HTMLPreformatted"/>
        <w:rPr>
          <w:rStyle w:val="HTMLCode"/>
        </w:rPr>
      </w:pPr>
      <w:r>
        <w:rPr>
          <w:rStyle w:val="keyword"/>
        </w:rPr>
        <w:t>public</w:t>
      </w:r>
      <w:r>
        <w:rPr>
          <w:rStyle w:val="HTMLCode"/>
        </w:rPr>
        <w:t xml:space="preserve"> </w:t>
      </w:r>
      <w:r>
        <w:rPr>
          <w:rStyle w:val="keyword"/>
        </w:rPr>
        <w:t>void</w:t>
      </w:r>
      <w:r>
        <w:rPr>
          <w:rStyle w:val="HTMLCode"/>
        </w:rPr>
        <w:t xml:space="preserve"> ConfigureServices(IServiceCollection services)  </w:t>
      </w:r>
    </w:p>
    <w:p w:rsidR="001E7B75" w:rsidRDefault="001E7B75" w:rsidP="001E7B75">
      <w:pPr>
        <w:pStyle w:val="HTMLPreformatted"/>
        <w:rPr>
          <w:rStyle w:val="HTMLCode"/>
        </w:rPr>
      </w:pPr>
      <w:r>
        <w:rPr>
          <w:rStyle w:val="HTMLCode"/>
        </w:rPr>
        <w:t>{</w:t>
      </w:r>
    </w:p>
    <w:p w:rsidR="001E7B75" w:rsidRDefault="001E7B75" w:rsidP="001E7B75">
      <w:pPr>
        <w:pStyle w:val="HTMLPreformatted"/>
        <w:rPr>
          <w:rStyle w:val="HTMLCode"/>
        </w:rPr>
      </w:pPr>
      <w:r>
        <w:rPr>
          <w:rStyle w:val="HTMLCode"/>
        </w:rPr>
        <w:t xml:space="preserve">    services.Configure&lt;ConsulConfig&gt;(Configuration.GetSection(</w:t>
      </w:r>
      <w:r>
        <w:rPr>
          <w:rStyle w:val="string"/>
        </w:rPr>
        <w:t>"consulConfig"</w:t>
      </w:r>
      <w:r>
        <w:rPr>
          <w:rStyle w:val="HTMLCode"/>
        </w:rPr>
        <w:t>));</w:t>
      </w:r>
    </w:p>
    <w:p w:rsidR="001E7B75" w:rsidRDefault="001E7B75" w:rsidP="001E7B75">
      <w:pPr>
        <w:pStyle w:val="HTMLPreformatted"/>
        <w:rPr>
          <w:rStyle w:val="HTMLCode"/>
        </w:rPr>
      </w:pPr>
      <w:r>
        <w:rPr>
          <w:rStyle w:val="HTMLCode"/>
        </w:rPr>
        <w:t xml:space="preserve">    services.AddSingleton&lt;IConsulClient, ConsulClient&gt;(p </w:t>
      </w:r>
      <w:r>
        <w:rPr>
          <w:rStyle w:val="operator"/>
        </w:rPr>
        <w:t>=&gt;</w:t>
      </w:r>
      <w:r>
        <w:rPr>
          <w:rStyle w:val="HTMLCode"/>
        </w:rPr>
        <w:t xml:space="preserve"> </w:t>
      </w:r>
      <w:r>
        <w:rPr>
          <w:rStyle w:val="keyword"/>
        </w:rPr>
        <w:t>new</w:t>
      </w:r>
      <w:r>
        <w:rPr>
          <w:rStyle w:val="HTMLCode"/>
        </w:rPr>
        <w:t xml:space="preserve"> </w:t>
      </w:r>
      <w:r>
        <w:rPr>
          <w:rStyle w:val="support"/>
        </w:rPr>
        <w:t>ConsulClient</w:t>
      </w:r>
      <w:r>
        <w:rPr>
          <w:rStyle w:val="HTMLCode"/>
        </w:rPr>
        <w:t xml:space="preserve">(consulConfig </w:t>
      </w:r>
      <w:r>
        <w:rPr>
          <w:rStyle w:val="operator"/>
        </w:rPr>
        <w:t>=&gt;</w:t>
      </w:r>
    </w:p>
    <w:p w:rsidR="001E7B75" w:rsidRDefault="001E7B75" w:rsidP="001E7B75">
      <w:pPr>
        <w:pStyle w:val="HTMLPreformatted"/>
        <w:rPr>
          <w:rStyle w:val="HTMLCode"/>
        </w:rPr>
      </w:pPr>
      <w:r>
        <w:rPr>
          <w:rStyle w:val="HTMLCode"/>
        </w:rPr>
        <w:t xml:space="preserve">    {</w:t>
      </w:r>
    </w:p>
    <w:p w:rsidR="001E7B75" w:rsidRDefault="001E7B75" w:rsidP="001E7B75">
      <w:pPr>
        <w:pStyle w:val="HTMLPreformatted"/>
        <w:rPr>
          <w:rStyle w:val="HTMLCode"/>
        </w:rPr>
      </w:pPr>
      <w:r>
        <w:rPr>
          <w:rStyle w:val="HTMLCode"/>
        </w:rPr>
        <w:t xml:space="preserve">        </w:t>
      </w:r>
      <w:r>
        <w:rPr>
          <w:rStyle w:val="keyword"/>
        </w:rPr>
        <w:t>var</w:t>
      </w:r>
      <w:r>
        <w:rPr>
          <w:rStyle w:val="HTMLCode"/>
        </w:rPr>
        <w:t xml:space="preserve"> address </w:t>
      </w:r>
      <w:r>
        <w:rPr>
          <w:rStyle w:val="operator"/>
        </w:rPr>
        <w:t>=</w:t>
      </w:r>
      <w:r>
        <w:rPr>
          <w:rStyle w:val="HTMLCode"/>
        </w:rPr>
        <w:t xml:space="preserve"> Configuration[</w:t>
      </w:r>
      <w:r>
        <w:rPr>
          <w:rStyle w:val="string"/>
        </w:rPr>
        <w:t>"consulConfig:address"</w:t>
      </w:r>
      <w:r>
        <w:rPr>
          <w:rStyle w:val="HTMLCode"/>
        </w:rPr>
        <w:t>];</w:t>
      </w:r>
    </w:p>
    <w:p w:rsidR="001E7B75" w:rsidRDefault="001E7B75" w:rsidP="001E7B75">
      <w:pPr>
        <w:pStyle w:val="HTMLPreformatted"/>
        <w:rPr>
          <w:rStyle w:val="HTMLCode"/>
        </w:rPr>
      </w:pPr>
      <w:r>
        <w:rPr>
          <w:rStyle w:val="HTMLCode"/>
        </w:rPr>
        <w:t xml:space="preserve">        consulConfig.Address </w:t>
      </w:r>
      <w:r>
        <w:rPr>
          <w:rStyle w:val="operator"/>
        </w:rPr>
        <w:t>=</w:t>
      </w:r>
      <w:r>
        <w:rPr>
          <w:rStyle w:val="HTMLCode"/>
        </w:rPr>
        <w:t xml:space="preserve"> </w:t>
      </w:r>
      <w:r>
        <w:rPr>
          <w:rStyle w:val="keyword"/>
        </w:rPr>
        <w:t>new</w:t>
      </w:r>
      <w:r>
        <w:rPr>
          <w:rStyle w:val="HTMLCode"/>
        </w:rPr>
        <w:t xml:space="preserve"> </w:t>
      </w:r>
      <w:r>
        <w:rPr>
          <w:rStyle w:val="support"/>
        </w:rPr>
        <w:t>Uri</w:t>
      </w:r>
      <w:r>
        <w:rPr>
          <w:rStyle w:val="HTMLCode"/>
        </w:rPr>
        <w:t>(address);</w:t>
      </w:r>
    </w:p>
    <w:p w:rsidR="001E7B75" w:rsidRDefault="001E7B75" w:rsidP="001E7B75">
      <w:pPr>
        <w:pStyle w:val="HTMLPreformatted"/>
        <w:rPr>
          <w:rStyle w:val="HTMLCode"/>
        </w:rPr>
      </w:pPr>
      <w:r>
        <w:rPr>
          <w:rStyle w:val="HTMLCode"/>
        </w:rPr>
        <w:t xml:space="preserve">    }));          </w:t>
      </w:r>
    </w:p>
    <w:p w:rsidR="001E7B75" w:rsidRDefault="001E7B75" w:rsidP="001E7B75">
      <w:pPr>
        <w:pStyle w:val="HTMLPreformatted"/>
        <w:rPr>
          <w:rStyle w:val="HTMLCode"/>
        </w:rPr>
      </w:pPr>
      <w:r>
        <w:rPr>
          <w:rStyle w:val="HTMLCode"/>
        </w:rPr>
        <w:t xml:space="preserve">    services.AddMvc();</w:t>
      </w:r>
    </w:p>
    <w:p w:rsidR="001E7B75" w:rsidRDefault="001E7B75" w:rsidP="001E7B75">
      <w:pPr>
        <w:pStyle w:val="HTMLPreformatted"/>
        <w:rPr>
          <w:rStyle w:val="HTMLCode"/>
        </w:rPr>
      </w:pPr>
      <w:r>
        <w:rPr>
          <w:rStyle w:val="HTMLCode"/>
        </w:rPr>
        <w:t>}</w:t>
      </w:r>
    </w:p>
    <w:p w:rsidR="001E7B75" w:rsidRDefault="001E7B75" w:rsidP="001E7B75">
      <w:pPr>
        <w:pStyle w:val="HTMLPreformatted"/>
        <w:rPr>
          <w:rStyle w:val="HTMLCode"/>
        </w:rPr>
      </w:pPr>
    </w:p>
    <w:p w:rsidR="001E7B75" w:rsidRDefault="001E7B75" w:rsidP="001E7B75">
      <w:pPr>
        <w:pStyle w:val="HTMLPreformatted"/>
        <w:rPr>
          <w:rStyle w:val="HTMLCode"/>
        </w:rPr>
      </w:pPr>
      <w:r>
        <w:rPr>
          <w:rStyle w:val="keyword"/>
        </w:rPr>
        <w:t>public</w:t>
      </w:r>
      <w:r>
        <w:rPr>
          <w:rStyle w:val="HTMLCode"/>
        </w:rPr>
        <w:t xml:space="preserve"> </w:t>
      </w:r>
      <w:r>
        <w:rPr>
          <w:rStyle w:val="keyword"/>
        </w:rPr>
        <w:t>void</w:t>
      </w:r>
      <w:r>
        <w:rPr>
          <w:rStyle w:val="HTMLCode"/>
        </w:rPr>
        <w:t xml:space="preserve"> Configure(IApplicationBuilder app, IHostingEnvironment env,  </w:t>
      </w:r>
    </w:p>
    <w:p w:rsidR="001E7B75" w:rsidRDefault="001E7B75" w:rsidP="001E7B75">
      <w:pPr>
        <w:pStyle w:val="HTMLPreformatted"/>
        <w:rPr>
          <w:rStyle w:val="HTMLCode"/>
        </w:rPr>
      </w:pPr>
      <w:r>
        <w:rPr>
          <w:rStyle w:val="HTMLCode"/>
        </w:rPr>
        <w:t xml:space="preserve">                      ILoggerFactory loggerFactory, IApplicationLifetime lifetime)</w:t>
      </w:r>
    </w:p>
    <w:p w:rsidR="001E7B75" w:rsidRDefault="001E7B75" w:rsidP="001E7B75">
      <w:pPr>
        <w:pStyle w:val="HTMLPreformatted"/>
        <w:rPr>
          <w:rStyle w:val="HTMLCode"/>
        </w:rPr>
      </w:pPr>
      <w:r>
        <w:rPr>
          <w:rStyle w:val="HTMLCode"/>
        </w:rPr>
        <w:t>{</w:t>
      </w:r>
    </w:p>
    <w:p w:rsidR="001E7B75" w:rsidRDefault="001E7B75" w:rsidP="001E7B75">
      <w:pPr>
        <w:pStyle w:val="HTMLPreformatted"/>
        <w:rPr>
          <w:rStyle w:val="HTMLCode"/>
        </w:rPr>
      </w:pPr>
      <w:r>
        <w:rPr>
          <w:rStyle w:val="HTMLCode"/>
        </w:rPr>
        <w:t xml:space="preserve">    loggerFactory.AddConsole();</w:t>
      </w:r>
    </w:p>
    <w:p w:rsidR="001E7B75" w:rsidRDefault="001E7B75" w:rsidP="001E7B75">
      <w:pPr>
        <w:pStyle w:val="HTMLPreformatted"/>
        <w:rPr>
          <w:rStyle w:val="HTMLCode"/>
        </w:rPr>
      </w:pPr>
    </w:p>
    <w:p w:rsidR="001E7B75" w:rsidRDefault="001E7B75" w:rsidP="001E7B75">
      <w:pPr>
        <w:pStyle w:val="HTMLPreformatted"/>
        <w:rPr>
          <w:rStyle w:val="HTMLCode"/>
        </w:rPr>
      </w:pPr>
      <w:r>
        <w:rPr>
          <w:rStyle w:val="HTMLCode"/>
        </w:rPr>
        <w:lastRenderedPageBreak/>
        <w:t xml:space="preserve">    app.UseMvc();</w:t>
      </w:r>
    </w:p>
    <w:p w:rsidR="001E7B75" w:rsidRDefault="001E7B75" w:rsidP="001E7B75">
      <w:pPr>
        <w:pStyle w:val="HTMLPreformatted"/>
        <w:rPr>
          <w:rStyle w:val="HTMLCode"/>
        </w:rPr>
      </w:pPr>
      <w:r>
        <w:rPr>
          <w:rStyle w:val="HTMLCode"/>
        </w:rPr>
        <w:t xml:space="preserve">    app.RegisterWithConsul(lifetime);</w:t>
      </w:r>
    </w:p>
    <w:p w:rsidR="001E7B75" w:rsidRDefault="001E7B75" w:rsidP="001E7B75">
      <w:pPr>
        <w:pStyle w:val="HTMLPreformatted"/>
        <w:rPr>
          <w:rStyle w:val="HTMLCode"/>
        </w:rPr>
      </w:pPr>
      <w:r>
        <w:rPr>
          <w:rStyle w:val="HTMLCode"/>
        </w:rPr>
        <w:t>}</w:t>
      </w:r>
    </w:p>
    <w:p w:rsidR="001E7B75" w:rsidRDefault="001E7B75" w:rsidP="001E7B75">
      <w:pPr>
        <w:pStyle w:val="NormalWeb"/>
      </w:pPr>
      <w:r>
        <w:t xml:space="preserve">In </w:t>
      </w:r>
      <w:r>
        <w:rPr>
          <w:rStyle w:val="HTMLCode"/>
        </w:rPr>
        <w:t>ConfigureServices</w:t>
      </w:r>
      <w:r>
        <w:t xml:space="preserve">, I'm registering an instance of the </w:t>
      </w:r>
      <w:r>
        <w:rPr>
          <w:rStyle w:val="HTMLCode"/>
        </w:rPr>
        <w:t>ConsulClient</w:t>
      </w:r>
      <w:r>
        <w:t xml:space="preserve"> and binding a section of my configuration file to an instance of </w:t>
      </w:r>
      <w:r>
        <w:rPr>
          <w:rStyle w:val="HTMLCode"/>
        </w:rPr>
        <w:t>ConsulConfig</w:t>
      </w:r>
      <w:r>
        <w:t xml:space="preserve">. Also if you take a look at the </w:t>
      </w:r>
      <w:r>
        <w:rPr>
          <w:rStyle w:val="HTMLCode"/>
        </w:rPr>
        <w:t>Configure</w:t>
      </w:r>
      <w:r>
        <w:t xml:space="preserve"> method, you will see that I added an extension method called </w:t>
      </w:r>
      <w:r>
        <w:rPr>
          <w:rStyle w:val="HTMLCode"/>
        </w:rPr>
        <w:t>RegisterWithConsul</w:t>
      </w:r>
      <w:r>
        <w:t xml:space="preserve"> that I want to be called once whenever an instance of my API gets created. I'm also injecting an instance of </w:t>
      </w:r>
      <w:r>
        <w:rPr>
          <w:rStyle w:val="HTMLCode"/>
        </w:rPr>
        <w:t>IApplicationLifetime</w:t>
      </w:r>
      <w:r>
        <w:t xml:space="preserve">. More on that later. Let's take a look at </w:t>
      </w:r>
      <w:r>
        <w:rPr>
          <w:rStyle w:val="HTMLCode"/>
        </w:rPr>
        <w:t>RegisterWithConsul</w:t>
      </w:r>
      <w:r>
        <w:t>.</w:t>
      </w:r>
    </w:p>
    <w:p w:rsidR="001E7B75" w:rsidRDefault="001E7B75" w:rsidP="001E7B75">
      <w:pPr>
        <w:pStyle w:val="HTMLPreformatted"/>
        <w:rPr>
          <w:rStyle w:val="HTMLCode"/>
        </w:rPr>
      </w:pPr>
      <w:r>
        <w:rPr>
          <w:rStyle w:val="keyword"/>
        </w:rPr>
        <w:t>public</w:t>
      </w:r>
      <w:r>
        <w:rPr>
          <w:rStyle w:val="HTMLCode"/>
        </w:rPr>
        <w:t xml:space="preserve"> </w:t>
      </w:r>
      <w:r>
        <w:rPr>
          <w:rStyle w:val="keyword"/>
        </w:rPr>
        <w:t>static</w:t>
      </w:r>
      <w:r>
        <w:rPr>
          <w:rStyle w:val="HTMLCode"/>
        </w:rPr>
        <w:t xml:space="preserve"> IApplicationBuilder RegisterWithConsul(</w:t>
      </w:r>
      <w:r>
        <w:rPr>
          <w:rStyle w:val="keyword"/>
        </w:rPr>
        <w:t>this</w:t>
      </w:r>
      <w:r>
        <w:rPr>
          <w:rStyle w:val="HTMLCode"/>
        </w:rPr>
        <w:t xml:space="preserve"> IApplicationBuilder app,  </w:t>
      </w:r>
    </w:p>
    <w:p w:rsidR="001E7B75" w:rsidRDefault="001E7B75" w:rsidP="001E7B75">
      <w:pPr>
        <w:pStyle w:val="HTMLPreformatted"/>
        <w:rPr>
          <w:rStyle w:val="HTMLCode"/>
        </w:rPr>
      </w:pPr>
      <w:r>
        <w:rPr>
          <w:rStyle w:val="HTMLCode"/>
        </w:rPr>
        <w:t xml:space="preserve">         IApplicationLifetime lifetime)</w:t>
      </w:r>
    </w:p>
    <w:p w:rsidR="001E7B75" w:rsidRDefault="001E7B75" w:rsidP="001E7B75">
      <w:pPr>
        <w:pStyle w:val="HTMLPreformatted"/>
        <w:rPr>
          <w:rStyle w:val="HTMLCode"/>
        </w:rPr>
      </w:pPr>
      <w:r>
        <w:rPr>
          <w:rStyle w:val="HTMLCode"/>
        </w:rPr>
        <w:t xml:space="preserve">        {</w:t>
      </w:r>
    </w:p>
    <w:p w:rsidR="001E7B75" w:rsidRDefault="001E7B75" w:rsidP="001E7B75">
      <w:pPr>
        <w:pStyle w:val="HTMLPreformatted"/>
        <w:rPr>
          <w:rStyle w:val="HTMLCode"/>
        </w:rPr>
      </w:pPr>
      <w:r>
        <w:rPr>
          <w:rStyle w:val="HTMLCode"/>
        </w:rPr>
        <w:t xml:space="preserve">            </w:t>
      </w:r>
      <w:r>
        <w:rPr>
          <w:rStyle w:val="comment"/>
        </w:rPr>
        <w:t>// Retrieve Consul client from DI</w:t>
      </w:r>
    </w:p>
    <w:p w:rsidR="001E7B75" w:rsidRDefault="001E7B75" w:rsidP="001E7B75">
      <w:pPr>
        <w:pStyle w:val="HTMLPreformatted"/>
        <w:rPr>
          <w:rStyle w:val="HTMLCode"/>
        </w:rPr>
      </w:pPr>
      <w:r>
        <w:rPr>
          <w:rStyle w:val="HTMLCode"/>
        </w:rPr>
        <w:t xml:space="preserve">            </w:t>
      </w:r>
      <w:r>
        <w:rPr>
          <w:rStyle w:val="keyword"/>
        </w:rPr>
        <w:t>var</w:t>
      </w:r>
      <w:r>
        <w:rPr>
          <w:rStyle w:val="HTMLCode"/>
        </w:rPr>
        <w:t xml:space="preserve"> consulClient </w:t>
      </w:r>
      <w:r>
        <w:rPr>
          <w:rStyle w:val="operator"/>
        </w:rPr>
        <w:t>=</w:t>
      </w:r>
      <w:r>
        <w:rPr>
          <w:rStyle w:val="HTMLCode"/>
        </w:rPr>
        <w:t xml:space="preserve"> app.ApplicationServices</w:t>
      </w:r>
    </w:p>
    <w:p w:rsidR="001E7B75" w:rsidRDefault="001E7B75" w:rsidP="001E7B75">
      <w:pPr>
        <w:pStyle w:val="HTMLPreformatted"/>
        <w:rPr>
          <w:rStyle w:val="HTMLCode"/>
        </w:rPr>
      </w:pPr>
      <w:r>
        <w:rPr>
          <w:rStyle w:val="HTMLCode"/>
        </w:rPr>
        <w:t xml:space="preserve">                                .GetRequiredService&lt;IConsulClient&gt;();</w:t>
      </w:r>
    </w:p>
    <w:p w:rsidR="001E7B75" w:rsidRDefault="001E7B75" w:rsidP="001E7B75">
      <w:pPr>
        <w:pStyle w:val="HTMLPreformatted"/>
        <w:rPr>
          <w:rStyle w:val="HTMLCode"/>
        </w:rPr>
      </w:pPr>
      <w:r>
        <w:rPr>
          <w:rStyle w:val="HTMLCode"/>
        </w:rPr>
        <w:t xml:space="preserve">            </w:t>
      </w:r>
      <w:r>
        <w:rPr>
          <w:rStyle w:val="keyword"/>
        </w:rPr>
        <w:t>var</w:t>
      </w:r>
      <w:r>
        <w:rPr>
          <w:rStyle w:val="HTMLCode"/>
        </w:rPr>
        <w:t xml:space="preserve"> consulConfig </w:t>
      </w:r>
      <w:r>
        <w:rPr>
          <w:rStyle w:val="operator"/>
        </w:rPr>
        <w:t>=</w:t>
      </w:r>
      <w:r>
        <w:rPr>
          <w:rStyle w:val="HTMLCode"/>
        </w:rPr>
        <w:t xml:space="preserve"> app.ApplicationServices</w:t>
      </w:r>
    </w:p>
    <w:p w:rsidR="001E7B75" w:rsidRDefault="001E7B75" w:rsidP="001E7B75">
      <w:pPr>
        <w:pStyle w:val="HTMLPreformatted"/>
        <w:rPr>
          <w:rStyle w:val="HTMLCode"/>
        </w:rPr>
      </w:pPr>
      <w:r>
        <w:rPr>
          <w:rStyle w:val="HTMLCode"/>
        </w:rPr>
        <w:t xml:space="preserve">                                .GetRequiredService&lt;IOptions&lt;ConsulConfig</w:t>
      </w:r>
      <w:r>
        <w:rPr>
          <w:rStyle w:val="operator"/>
        </w:rPr>
        <w:t>&gt;&gt;</w:t>
      </w:r>
      <w:r>
        <w:rPr>
          <w:rStyle w:val="HTMLCode"/>
        </w:rPr>
        <w:t>();</w:t>
      </w:r>
    </w:p>
    <w:p w:rsidR="001E7B75" w:rsidRDefault="001E7B75" w:rsidP="001E7B75">
      <w:pPr>
        <w:pStyle w:val="HTMLPreformatted"/>
        <w:rPr>
          <w:rStyle w:val="HTMLCode"/>
        </w:rPr>
      </w:pPr>
      <w:r>
        <w:rPr>
          <w:rStyle w:val="HTMLCode"/>
        </w:rPr>
        <w:t xml:space="preserve">            </w:t>
      </w:r>
      <w:r>
        <w:rPr>
          <w:rStyle w:val="comment"/>
        </w:rPr>
        <w:t>// Setup logger</w:t>
      </w:r>
    </w:p>
    <w:p w:rsidR="001E7B75" w:rsidRDefault="001E7B75" w:rsidP="001E7B75">
      <w:pPr>
        <w:pStyle w:val="HTMLPreformatted"/>
        <w:rPr>
          <w:rStyle w:val="HTMLCode"/>
        </w:rPr>
      </w:pPr>
      <w:r>
        <w:rPr>
          <w:rStyle w:val="HTMLCode"/>
        </w:rPr>
        <w:t xml:space="preserve">            </w:t>
      </w:r>
      <w:r>
        <w:rPr>
          <w:rStyle w:val="keyword"/>
        </w:rPr>
        <w:t>var</w:t>
      </w:r>
      <w:r>
        <w:rPr>
          <w:rStyle w:val="HTMLCode"/>
        </w:rPr>
        <w:t xml:space="preserve"> loggingFactory </w:t>
      </w:r>
      <w:r>
        <w:rPr>
          <w:rStyle w:val="operator"/>
        </w:rPr>
        <w:t>=</w:t>
      </w:r>
      <w:r>
        <w:rPr>
          <w:rStyle w:val="HTMLCode"/>
        </w:rPr>
        <w:t xml:space="preserve"> app.ApplicationServices</w:t>
      </w:r>
    </w:p>
    <w:p w:rsidR="001E7B75" w:rsidRDefault="001E7B75" w:rsidP="001E7B75">
      <w:pPr>
        <w:pStyle w:val="HTMLPreformatted"/>
        <w:rPr>
          <w:rStyle w:val="HTMLCode"/>
        </w:rPr>
      </w:pPr>
      <w:r>
        <w:rPr>
          <w:rStyle w:val="HTMLCode"/>
        </w:rPr>
        <w:t xml:space="preserve">                                .GetRequiredService&lt;ILoggerFactory&gt;();</w:t>
      </w:r>
    </w:p>
    <w:p w:rsidR="001E7B75" w:rsidRDefault="001E7B75" w:rsidP="001E7B75">
      <w:pPr>
        <w:pStyle w:val="HTMLPreformatted"/>
        <w:rPr>
          <w:rStyle w:val="HTMLCode"/>
        </w:rPr>
      </w:pPr>
      <w:r>
        <w:rPr>
          <w:rStyle w:val="HTMLCode"/>
        </w:rPr>
        <w:t xml:space="preserve">            </w:t>
      </w:r>
      <w:r>
        <w:rPr>
          <w:rStyle w:val="keyword"/>
        </w:rPr>
        <w:t>var</w:t>
      </w:r>
      <w:r>
        <w:rPr>
          <w:rStyle w:val="HTMLCode"/>
        </w:rPr>
        <w:t xml:space="preserve"> logger </w:t>
      </w:r>
      <w:r>
        <w:rPr>
          <w:rStyle w:val="operator"/>
        </w:rPr>
        <w:t>=</w:t>
      </w:r>
      <w:r>
        <w:rPr>
          <w:rStyle w:val="HTMLCode"/>
        </w:rPr>
        <w:t xml:space="preserve"> loggingFactory.CreateLogger&lt;IApplicationBuilder&gt;();</w:t>
      </w:r>
    </w:p>
    <w:p w:rsidR="001E7B75" w:rsidRDefault="001E7B75" w:rsidP="001E7B75">
      <w:pPr>
        <w:pStyle w:val="HTMLPreformatted"/>
        <w:rPr>
          <w:rStyle w:val="HTMLCode"/>
        </w:rPr>
      </w:pPr>
    </w:p>
    <w:p w:rsidR="001E7B75" w:rsidRDefault="001E7B75" w:rsidP="001E7B75">
      <w:pPr>
        <w:pStyle w:val="HTMLPreformatted"/>
        <w:rPr>
          <w:rStyle w:val="HTMLCode"/>
        </w:rPr>
      </w:pPr>
      <w:r>
        <w:rPr>
          <w:rStyle w:val="HTMLCode"/>
        </w:rPr>
        <w:t xml:space="preserve">            </w:t>
      </w:r>
      <w:r>
        <w:rPr>
          <w:rStyle w:val="comment"/>
        </w:rPr>
        <w:t>// Get server IP address</w:t>
      </w:r>
    </w:p>
    <w:p w:rsidR="001E7B75" w:rsidRDefault="001E7B75" w:rsidP="001E7B75">
      <w:pPr>
        <w:pStyle w:val="HTMLPreformatted"/>
        <w:rPr>
          <w:rStyle w:val="HTMLCode"/>
        </w:rPr>
      </w:pPr>
      <w:r>
        <w:rPr>
          <w:rStyle w:val="HTMLCode"/>
        </w:rPr>
        <w:t xml:space="preserve">            </w:t>
      </w:r>
      <w:r>
        <w:rPr>
          <w:rStyle w:val="keyword"/>
        </w:rPr>
        <w:t>var</w:t>
      </w:r>
      <w:r>
        <w:rPr>
          <w:rStyle w:val="HTMLCode"/>
        </w:rPr>
        <w:t xml:space="preserve"> features </w:t>
      </w:r>
      <w:r>
        <w:rPr>
          <w:rStyle w:val="operator"/>
        </w:rPr>
        <w:t>=</w:t>
      </w:r>
      <w:r>
        <w:rPr>
          <w:rStyle w:val="HTMLCode"/>
        </w:rPr>
        <w:t xml:space="preserve"> app.Properties[</w:t>
      </w:r>
      <w:r>
        <w:rPr>
          <w:rStyle w:val="string"/>
        </w:rPr>
        <w:t>"server.Features"</w:t>
      </w:r>
      <w:r>
        <w:rPr>
          <w:rStyle w:val="HTMLCode"/>
        </w:rPr>
        <w:t xml:space="preserve">] </w:t>
      </w:r>
      <w:r>
        <w:rPr>
          <w:rStyle w:val="keyword"/>
        </w:rPr>
        <w:t>as</w:t>
      </w:r>
      <w:r>
        <w:rPr>
          <w:rStyle w:val="HTMLCode"/>
        </w:rPr>
        <w:t xml:space="preserve"> FeatureCollection;</w:t>
      </w:r>
    </w:p>
    <w:p w:rsidR="001E7B75" w:rsidRDefault="001E7B75" w:rsidP="001E7B75">
      <w:pPr>
        <w:pStyle w:val="HTMLPreformatted"/>
        <w:rPr>
          <w:rStyle w:val="HTMLCode"/>
        </w:rPr>
      </w:pPr>
      <w:r>
        <w:rPr>
          <w:rStyle w:val="HTMLCode"/>
        </w:rPr>
        <w:t xml:space="preserve">            </w:t>
      </w:r>
      <w:r>
        <w:rPr>
          <w:rStyle w:val="keyword"/>
        </w:rPr>
        <w:t>var</w:t>
      </w:r>
      <w:r>
        <w:rPr>
          <w:rStyle w:val="HTMLCode"/>
        </w:rPr>
        <w:t xml:space="preserve"> addresses </w:t>
      </w:r>
      <w:r>
        <w:rPr>
          <w:rStyle w:val="operator"/>
        </w:rPr>
        <w:t>=</w:t>
      </w:r>
      <w:r>
        <w:rPr>
          <w:rStyle w:val="HTMLCode"/>
        </w:rPr>
        <w:t xml:space="preserve"> features.Get&lt;IServerAddressesFeature&gt;();</w:t>
      </w:r>
    </w:p>
    <w:p w:rsidR="001E7B75" w:rsidRDefault="001E7B75" w:rsidP="001E7B75">
      <w:pPr>
        <w:pStyle w:val="HTMLPreformatted"/>
        <w:rPr>
          <w:rStyle w:val="HTMLCode"/>
        </w:rPr>
      </w:pPr>
      <w:r>
        <w:rPr>
          <w:rStyle w:val="HTMLCode"/>
        </w:rPr>
        <w:t xml:space="preserve">            </w:t>
      </w:r>
      <w:r>
        <w:rPr>
          <w:rStyle w:val="keyword"/>
        </w:rPr>
        <w:t>var</w:t>
      </w:r>
      <w:r>
        <w:rPr>
          <w:rStyle w:val="HTMLCode"/>
        </w:rPr>
        <w:t xml:space="preserve"> address </w:t>
      </w:r>
      <w:r>
        <w:rPr>
          <w:rStyle w:val="operator"/>
        </w:rPr>
        <w:t>=</w:t>
      </w:r>
      <w:r>
        <w:rPr>
          <w:rStyle w:val="HTMLCode"/>
        </w:rPr>
        <w:t xml:space="preserve"> addresses.Addresses.First();</w:t>
      </w:r>
    </w:p>
    <w:p w:rsidR="001E7B75" w:rsidRDefault="001E7B75" w:rsidP="001E7B75">
      <w:pPr>
        <w:pStyle w:val="HTMLPreformatted"/>
        <w:rPr>
          <w:rStyle w:val="HTMLCode"/>
        </w:rPr>
      </w:pPr>
    </w:p>
    <w:p w:rsidR="001E7B75" w:rsidRDefault="001E7B75" w:rsidP="001E7B75">
      <w:pPr>
        <w:pStyle w:val="HTMLPreformatted"/>
        <w:rPr>
          <w:rStyle w:val="HTMLCode"/>
        </w:rPr>
      </w:pPr>
      <w:r>
        <w:rPr>
          <w:rStyle w:val="HTMLCode"/>
        </w:rPr>
        <w:t xml:space="preserve">            </w:t>
      </w:r>
      <w:r>
        <w:rPr>
          <w:rStyle w:val="comment"/>
        </w:rPr>
        <w:t>// Register service with consul</w:t>
      </w:r>
    </w:p>
    <w:p w:rsidR="001E7B75" w:rsidRDefault="001E7B75" w:rsidP="001E7B75">
      <w:pPr>
        <w:pStyle w:val="HTMLPreformatted"/>
        <w:rPr>
          <w:rStyle w:val="HTMLCode"/>
        </w:rPr>
      </w:pPr>
      <w:r>
        <w:rPr>
          <w:rStyle w:val="HTMLCode"/>
        </w:rPr>
        <w:t xml:space="preserve">            </w:t>
      </w:r>
      <w:r>
        <w:rPr>
          <w:rStyle w:val="keyword"/>
        </w:rPr>
        <w:t>var</w:t>
      </w:r>
      <w:r>
        <w:rPr>
          <w:rStyle w:val="HTMLCode"/>
        </w:rPr>
        <w:t xml:space="preserve"> uri </w:t>
      </w:r>
      <w:r>
        <w:rPr>
          <w:rStyle w:val="operator"/>
        </w:rPr>
        <w:t>=</w:t>
      </w:r>
      <w:r>
        <w:rPr>
          <w:rStyle w:val="HTMLCode"/>
        </w:rPr>
        <w:t xml:space="preserve"> </w:t>
      </w:r>
      <w:r>
        <w:rPr>
          <w:rStyle w:val="keyword"/>
        </w:rPr>
        <w:t>new</w:t>
      </w:r>
      <w:r>
        <w:rPr>
          <w:rStyle w:val="HTMLCode"/>
        </w:rPr>
        <w:t xml:space="preserve"> </w:t>
      </w:r>
      <w:r>
        <w:rPr>
          <w:rStyle w:val="support"/>
        </w:rPr>
        <w:t>Uri</w:t>
      </w:r>
      <w:r>
        <w:rPr>
          <w:rStyle w:val="HTMLCode"/>
        </w:rPr>
        <w:t>(address);</w:t>
      </w:r>
    </w:p>
    <w:p w:rsidR="001E7B75" w:rsidRDefault="001E7B75" w:rsidP="001E7B75">
      <w:pPr>
        <w:pStyle w:val="HTMLPreformatted"/>
        <w:rPr>
          <w:rStyle w:val="HTMLCode"/>
        </w:rPr>
      </w:pPr>
      <w:r>
        <w:rPr>
          <w:rStyle w:val="HTMLCode"/>
        </w:rPr>
        <w:t xml:space="preserve">            </w:t>
      </w:r>
      <w:r>
        <w:rPr>
          <w:rStyle w:val="keyword"/>
        </w:rPr>
        <w:t>var</w:t>
      </w:r>
      <w:r>
        <w:rPr>
          <w:rStyle w:val="HTMLCode"/>
        </w:rPr>
        <w:t xml:space="preserve"> registration </w:t>
      </w:r>
      <w:r>
        <w:rPr>
          <w:rStyle w:val="operator"/>
        </w:rPr>
        <w:t>=</w:t>
      </w:r>
      <w:r>
        <w:rPr>
          <w:rStyle w:val="HTMLCode"/>
        </w:rPr>
        <w:t xml:space="preserve"> </w:t>
      </w:r>
      <w:r>
        <w:rPr>
          <w:rStyle w:val="keyword"/>
        </w:rPr>
        <w:t>new</w:t>
      </w:r>
      <w:r>
        <w:rPr>
          <w:rStyle w:val="HTMLCode"/>
        </w:rPr>
        <w:t xml:space="preserve"> </w:t>
      </w:r>
      <w:r>
        <w:rPr>
          <w:rStyle w:val="support"/>
        </w:rPr>
        <w:t>AgentServiceRegistration</w:t>
      </w:r>
      <w:r>
        <w:rPr>
          <w:rStyle w:val="HTMLCode"/>
        </w:rPr>
        <w:t>()</w:t>
      </w:r>
    </w:p>
    <w:p w:rsidR="001E7B75" w:rsidRDefault="001E7B75" w:rsidP="001E7B75">
      <w:pPr>
        <w:pStyle w:val="HTMLPreformatted"/>
        <w:rPr>
          <w:rStyle w:val="HTMLCode"/>
        </w:rPr>
      </w:pPr>
      <w:r>
        <w:rPr>
          <w:rStyle w:val="HTMLCode"/>
        </w:rPr>
        <w:t xml:space="preserve">            {</w:t>
      </w:r>
    </w:p>
    <w:p w:rsidR="001E7B75" w:rsidRDefault="001E7B75" w:rsidP="001E7B75">
      <w:pPr>
        <w:pStyle w:val="HTMLPreformatted"/>
        <w:rPr>
          <w:rStyle w:val="HTMLCode"/>
        </w:rPr>
      </w:pPr>
      <w:r>
        <w:rPr>
          <w:rStyle w:val="HTMLCode"/>
        </w:rPr>
        <w:t xml:space="preserve">                ID </w:t>
      </w:r>
      <w:r>
        <w:rPr>
          <w:rStyle w:val="operator"/>
        </w:rPr>
        <w:t>=</w:t>
      </w:r>
      <w:r>
        <w:rPr>
          <w:rStyle w:val="HTMLCode"/>
        </w:rPr>
        <w:t xml:space="preserve"> $</w:t>
      </w:r>
      <w:r>
        <w:rPr>
          <w:rStyle w:val="string"/>
        </w:rPr>
        <w:t>"{consulConfig.Value.ServiceID}-{uri.Port}"</w:t>
      </w:r>
      <w:r>
        <w:rPr>
          <w:rStyle w:val="HTMLCode"/>
        </w:rPr>
        <w:t>,</w:t>
      </w:r>
    </w:p>
    <w:p w:rsidR="001E7B75" w:rsidRDefault="001E7B75" w:rsidP="001E7B75">
      <w:pPr>
        <w:pStyle w:val="HTMLPreformatted"/>
        <w:rPr>
          <w:rStyle w:val="HTMLCode"/>
        </w:rPr>
      </w:pPr>
      <w:r>
        <w:rPr>
          <w:rStyle w:val="HTMLCode"/>
        </w:rPr>
        <w:t xml:space="preserve">                Name </w:t>
      </w:r>
      <w:r>
        <w:rPr>
          <w:rStyle w:val="operator"/>
        </w:rPr>
        <w:t>=</w:t>
      </w:r>
      <w:r>
        <w:rPr>
          <w:rStyle w:val="HTMLCode"/>
        </w:rPr>
        <w:t xml:space="preserve"> consulConfig.Value.ServiceName,</w:t>
      </w:r>
    </w:p>
    <w:p w:rsidR="001E7B75" w:rsidRDefault="001E7B75" w:rsidP="001E7B75">
      <w:pPr>
        <w:pStyle w:val="HTMLPreformatted"/>
        <w:rPr>
          <w:rStyle w:val="HTMLCode"/>
        </w:rPr>
      </w:pPr>
      <w:r>
        <w:rPr>
          <w:rStyle w:val="HTMLCode"/>
        </w:rPr>
        <w:t xml:space="preserve">                Address </w:t>
      </w:r>
      <w:r>
        <w:rPr>
          <w:rStyle w:val="operator"/>
        </w:rPr>
        <w:t>=</w:t>
      </w:r>
      <w:r>
        <w:rPr>
          <w:rStyle w:val="HTMLCode"/>
        </w:rPr>
        <w:t xml:space="preserve"> $</w:t>
      </w:r>
      <w:r>
        <w:rPr>
          <w:rStyle w:val="string"/>
        </w:rPr>
        <w:t>"{uri.Scheme}://{uri.Host}"</w:t>
      </w:r>
      <w:r>
        <w:rPr>
          <w:rStyle w:val="HTMLCode"/>
        </w:rPr>
        <w:t>,</w:t>
      </w:r>
    </w:p>
    <w:p w:rsidR="001E7B75" w:rsidRDefault="001E7B75" w:rsidP="001E7B75">
      <w:pPr>
        <w:pStyle w:val="HTMLPreformatted"/>
        <w:rPr>
          <w:rStyle w:val="HTMLCode"/>
        </w:rPr>
      </w:pPr>
      <w:r>
        <w:rPr>
          <w:rStyle w:val="HTMLCode"/>
        </w:rPr>
        <w:t xml:space="preserve">                Port </w:t>
      </w:r>
      <w:r>
        <w:rPr>
          <w:rStyle w:val="operator"/>
        </w:rPr>
        <w:t>=</w:t>
      </w:r>
      <w:r>
        <w:rPr>
          <w:rStyle w:val="HTMLCode"/>
        </w:rPr>
        <w:t xml:space="preserve"> uri.Port,</w:t>
      </w:r>
    </w:p>
    <w:p w:rsidR="001E7B75" w:rsidRDefault="001E7B75" w:rsidP="001E7B75">
      <w:pPr>
        <w:pStyle w:val="HTMLPreformatted"/>
        <w:rPr>
          <w:rStyle w:val="HTMLCode"/>
        </w:rPr>
      </w:pPr>
      <w:r>
        <w:rPr>
          <w:rStyle w:val="HTMLCode"/>
        </w:rPr>
        <w:t xml:space="preserve">                Tags </w:t>
      </w:r>
      <w:r>
        <w:rPr>
          <w:rStyle w:val="operator"/>
        </w:rPr>
        <w:t>=</w:t>
      </w:r>
      <w:r>
        <w:rPr>
          <w:rStyle w:val="HTMLCode"/>
        </w:rPr>
        <w:t xml:space="preserve"> </w:t>
      </w:r>
      <w:r>
        <w:rPr>
          <w:rStyle w:val="keyword"/>
        </w:rPr>
        <w:t>new</w:t>
      </w:r>
      <w:r>
        <w:rPr>
          <w:rStyle w:val="HTMLCode"/>
        </w:rPr>
        <w:t xml:space="preserve">[] { </w:t>
      </w:r>
      <w:r>
        <w:rPr>
          <w:rStyle w:val="string"/>
        </w:rPr>
        <w:t>"Students"</w:t>
      </w:r>
      <w:r>
        <w:rPr>
          <w:rStyle w:val="HTMLCode"/>
        </w:rPr>
        <w:t xml:space="preserve">, </w:t>
      </w:r>
      <w:r>
        <w:rPr>
          <w:rStyle w:val="string"/>
        </w:rPr>
        <w:t>"Courses"</w:t>
      </w:r>
      <w:r>
        <w:rPr>
          <w:rStyle w:val="HTMLCode"/>
        </w:rPr>
        <w:t xml:space="preserve">, </w:t>
      </w:r>
      <w:r>
        <w:rPr>
          <w:rStyle w:val="string"/>
        </w:rPr>
        <w:t>"School"</w:t>
      </w:r>
      <w:r>
        <w:rPr>
          <w:rStyle w:val="HTMLCode"/>
        </w:rPr>
        <w:t xml:space="preserve"> }</w:t>
      </w:r>
    </w:p>
    <w:p w:rsidR="001E7B75" w:rsidRDefault="001E7B75" w:rsidP="001E7B75">
      <w:pPr>
        <w:pStyle w:val="HTMLPreformatted"/>
        <w:rPr>
          <w:rStyle w:val="HTMLCode"/>
        </w:rPr>
      </w:pPr>
      <w:r>
        <w:rPr>
          <w:rStyle w:val="HTMLCode"/>
        </w:rPr>
        <w:t xml:space="preserve">            };</w:t>
      </w:r>
    </w:p>
    <w:p w:rsidR="001E7B75" w:rsidRDefault="001E7B75" w:rsidP="001E7B75">
      <w:pPr>
        <w:pStyle w:val="HTMLPreformatted"/>
        <w:rPr>
          <w:rStyle w:val="HTMLCode"/>
        </w:rPr>
      </w:pPr>
    </w:p>
    <w:p w:rsidR="001E7B75" w:rsidRDefault="001E7B75" w:rsidP="001E7B75">
      <w:pPr>
        <w:pStyle w:val="HTMLPreformatted"/>
        <w:rPr>
          <w:rStyle w:val="HTMLCode"/>
        </w:rPr>
      </w:pPr>
      <w:r>
        <w:rPr>
          <w:rStyle w:val="HTMLCode"/>
        </w:rPr>
        <w:t xml:space="preserve">            logger.LogInformation(</w:t>
      </w:r>
      <w:r>
        <w:rPr>
          <w:rStyle w:val="string"/>
        </w:rPr>
        <w:t>"Registering with Consul"</w:t>
      </w:r>
      <w:r>
        <w:rPr>
          <w:rStyle w:val="HTMLCode"/>
        </w:rPr>
        <w:t>);</w:t>
      </w:r>
    </w:p>
    <w:p w:rsidR="001E7B75" w:rsidRDefault="001E7B75" w:rsidP="001E7B75">
      <w:pPr>
        <w:pStyle w:val="HTMLPreformatted"/>
        <w:rPr>
          <w:rStyle w:val="HTMLCode"/>
        </w:rPr>
      </w:pPr>
      <w:r>
        <w:rPr>
          <w:rStyle w:val="HTMLCode"/>
        </w:rPr>
        <w:t xml:space="preserve">            consulClient.Agent.ServiceDeregister(registration.ID).Wait();</w:t>
      </w:r>
    </w:p>
    <w:p w:rsidR="001E7B75" w:rsidRDefault="001E7B75" w:rsidP="001E7B75">
      <w:pPr>
        <w:pStyle w:val="HTMLPreformatted"/>
        <w:rPr>
          <w:rStyle w:val="HTMLCode"/>
        </w:rPr>
      </w:pPr>
      <w:r>
        <w:rPr>
          <w:rStyle w:val="HTMLCode"/>
        </w:rPr>
        <w:t xml:space="preserve">            consulClient.Agent.ServiceRegister(registration).Wait();</w:t>
      </w:r>
    </w:p>
    <w:p w:rsidR="001E7B75" w:rsidRDefault="001E7B75" w:rsidP="001E7B75">
      <w:pPr>
        <w:pStyle w:val="HTMLPreformatted"/>
        <w:rPr>
          <w:rStyle w:val="HTMLCode"/>
        </w:rPr>
      </w:pPr>
    </w:p>
    <w:p w:rsidR="001E7B75" w:rsidRDefault="001E7B75" w:rsidP="001E7B75">
      <w:pPr>
        <w:pStyle w:val="HTMLPreformatted"/>
        <w:rPr>
          <w:rStyle w:val="HTMLCode"/>
        </w:rPr>
      </w:pPr>
      <w:r>
        <w:rPr>
          <w:rStyle w:val="HTMLCode"/>
        </w:rPr>
        <w:t xml:space="preserve">            lifetime.ApplicationStopping.Register(() </w:t>
      </w:r>
      <w:r>
        <w:rPr>
          <w:rStyle w:val="operator"/>
        </w:rPr>
        <w:t>=&gt;</w:t>
      </w:r>
      <w:r>
        <w:rPr>
          <w:rStyle w:val="HTMLCode"/>
        </w:rPr>
        <w:t xml:space="preserve"> {</w:t>
      </w:r>
    </w:p>
    <w:p w:rsidR="001E7B75" w:rsidRDefault="001E7B75" w:rsidP="001E7B75">
      <w:pPr>
        <w:pStyle w:val="HTMLPreformatted"/>
        <w:rPr>
          <w:rStyle w:val="HTMLCode"/>
        </w:rPr>
      </w:pPr>
      <w:r>
        <w:rPr>
          <w:rStyle w:val="HTMLCode"/>
        </w:rPr>
        <w:t xml:space="preserve">                logger.LogInformation(</w:t>
      </w:r>
      <w:r>
        <w:rPr>
          <w:rStyle w:val="string"/>
        </w:rPr>
        <w:t>"Deregistering from Consul"</w:t>
      </w:r>
      <w:r>
        <w:rPr>
          <w:rStyle w:val="HTMLCode"/>
        </w:rPr>
        <w:t>);</w:t>
      </w:r>
    </w:p>
    <w:p w:rsidR="001E7B75" w:rsidRDefault="001E7B75" w:rsidP="001E7B75">
      <w:pPr>
        <w:pStyle w:val="HTMLPreformatted"/>
        <w:rPr>
          <w:rStyle w:val="HTMLCode"/>
        </w:rPr>
      </w:pPr>
      <w:r>
        <w:rPr>
          <w:rStyle w:val="HTMLCode"/>
        </w:rPr>
        <w:t xml:space="preserve">                consulClient.Agent.ServiceDeregister(registration.ID).Wait(); </w:t>
      </w:r>
    </w:p>
    <w:p w:rsidR="001E7B75" w:rsidRDefault="001E7B75" w:rsidP="001E7B75">
      <w:pPr>
        <w:pStyle w:val="HTMLPreformatted"/>
        <w:rPr>
          <w:rStyle w:val="HTMLCode"/>
        </w:rPr>
      </w:pPr>
      <w:r>
        <w:rPr>
          <w:rStyle w:val="HTMLCode"/>
        </w:rPr>
        <w:t xml:space="preserve">            });</w:t>
      </w:r>
    </w:p>
    <w:p w:rsidR="001E7B75" w:rsidRDefault="001E7B75" w:rsidP="001E7B75">
      <w:pPr>
        <w:pStyle w:val="HTMLPreformatted"/>
        <w:rPr>
          <w:rStyle w:val="HTMLCode"/>
        </w:rPr>
      </w:pPr>
      <w:r>
        <w:rPr>
          <w:rStyle w:val="HTMLCode"/>
        </w:rPr>
        <w:t xml:space="preserve">        }</w:t>
      </w:r>
    </w:p>
    <w:p w:rsidR="001E7B75" w:rsidRDefault="001E7B75" w:rsidP="001E7B75">
      <w:pPr>
        <w:pStyle w:val="NormalWeb"/>
      </w:pPr>
      <w:r>
        <w:t xml:space="preserve">The interesting part of this code is closer to the end where the registration is happening. Using an instance of </w:t>
      </w:r>
      <w:r>
        <w:rPr>
          <w:rStyle w:val="HTMLCode"/>
        </w:rPr>
        <w:t>AgentServiceRegistration</w:t>
      </w:r>
      <w:r>
        <w:t xml:space="preserve"> (that's from the Consul NuGet package), I populate some metadata about the API and then register that information with </w:t>
      </w:r>
      <w:r>
        <w:rPr>
          <w:rStyle w:val="HTMLCode"/>
        </w:rPr>
        <w:t>Consul</w:t>
      </w:r>
      <w:r>
        <w:t>.</w:t>
      </w:r>
    </w:p>
    <w:p w:rsidR="001E7B75" w:rsidRDefault="001E7B75" w:rsidP="001E7B75">
      <w:pPr>
        <w:pStyle w:val="Heading4"/>
      </w:pPr>
      <w:r>
        <w:lastRenderedPageBreak/>
        <w:t>Deregistering the service</w:t>
      </w:r>
    </w:p>
    <w:p w:rsidR="001E7B75" w:rsidRDefault="001E7B75" w:rsidP="001E7B75">
      <w:pPr>
        <w:pStyle w:val="NormalWeb"/>
      </w:pPr>
      <w:r>
        <w:t xml:space="preserve">Whenever the service shuts down, it would be nice if it would tell our </w:t>
      </w:r>
      <w:r>
        <w:rPr>
          <w:rStyle w:val="HTMLCode"/>
        </w:rPr>
        <w:t>Consul</w:t>
      </w:r>
      <w:r>
        <w:t xml:space="preserve"> service registry that it's not available anymore. To do that, we can leverage the </w:t>
      </w:r>
      <w:r>
        <w:rPr>
          <w:rStyle w:val="HTMLCode"/>
        </w:rPr>
        <w:t>ApplicationStopping</w:t>
      </w:r>
      <w:r>
        <w:t xml:space="preserve"> event/trigger from </w:t>
      </w:r>
      <w:r>
        <w:rPr>
          <w:rStyle w:val="HTMLCode"/>
        </w:rPr>
        <w:t>IApplicationLifetime</w:t>
      </w:r>
      <w:r>
        <w:t xml:space="preserve">. At the end of </w:t>
      </w:r>
      <w:r>
        <w:rPr>
          <w:rStyle w:val="HTMLCode"/>
        </w:rPr>
        <w:t>RegisterWithConsul</w:t>
      </w:r>
      <w:r>
        <w:t xml:space="preserve"> above, we make a call to </w:t>
      </w:r>
      <w:r>
        <w:rPr>
          <w:rStyle w:val="HTMLCode"/>
        </w:rPr>
        <w:t>ServiceDeregister</w:t>
      </w:r>
      <w:r>
        <w:t xml:space="preserve"> and pass it the ID of the registration we want to remove.</w:t>
      </w:r>
    </w:p>
    <w:p w:rsidR="001E7B75" w:rsidRDefault="001E7B75" w:rsidP="001E7B75">
      <w:pPr>
        <w:pStyle w:val="NormalWeb"/>
      </w:pPr>
      <w:r>
        <w:t xml:space="preserve">When using these lifetime events on </w:t>
      </w:r>
      <w:r>
        <w:rPr>
          <w:rStyle w:val="HTMLCode"/>
        </w:rPr>
        <w:t>IApplicationLifetime</w:t>
      </w:r>
      <w:r>
        <w:t>, I'd recommend not doing too much work within your callbacks. Consider these events as an opportunity for quickly setting up and gracefully tearing down as needed. If any unhandled exceptions get thrown inside your callbacks, they will get swallowed and will never heard from again.</w:t>
      </w:r>
    </w:p>
    <w:p w:rsidR="001E7B75" w:rsidRDefault="001E7B75" w:rsidP="001E7B75">
      <w:pPr>
        <w:pStyle w:val="NormalWeb"/>
      </w:pPr>
      <w:r>
        <w:t xml:space="preserve">If you want to learn more about </w:t>
      </w:r>
      <w:r>
        <w:rPr>
          <w:rStyle w:val="HTMLCode"/>
        </w:rPr>
        <w:t>IApplicationLifetime</w:t>
      </w:r>
      <w:r>
        <w:t xml:space="preserve">, I'd recommend checking out </w:t>
      </w:r>
      <w:hyperlink r:id="rId71" w:history="1">
        <w:r>
          <w:rPr>
            <w:rStyle w:val="Hyperlink"/>
          </w:rPr>
          <w:t>Khalid's blog post</w:t>
        </w:r>
      </w:hyperlink>
      <w:r>
        <w:t xml:space="preserve"> on the subject.</w:t>
      </w:r>
    </w:p>
    <w:p w:rsidR="001E7B75" w:rsidRDefault="001E7B75" w:rsidP="001E7B75">
      <w:pPr>
        <w:pStyle w:val="Heading4"/>
      </w:pPr>
      <w:r>
        <w:t>Consuming the registrations</w:t>
      </w:r>
    </w:p>
    <w:p w:rsidR="001E7B75" w:rsidRDefault="001E7B75" w:rsidP="001E7B75">
      <w:pPr>
        <w:pStyle w:val="NormalWeb"/>
      </w:pPr>
      <w:r>
        <w:t xml:space="preserve">On the client that needs to consume the registration information, you can simply create an instance of </w:t>
      </w:r>
      <w:r>
        <w:rPr>
          <w:rStyle w:val="HTMLCode"/>
        </w:rPr>
        <w:t>ConsulClient</w:t>
      </w:r>
      <w:r>
        <w:t xml:space="preserve"> and query the registry. In the code below, I'm using tags to filter out the service instances that I'm interested in. You can always use the service name too if you wish.</w:t>
      </w:r>
    </w:p>
    <w:p w:rsidR="001E7B75" w:rsidRDefault="001E7B75" w:rsidP="001E7B75">
      <w:pPr>
        <w:pStyle w:val="HTMLPreformatted"/>
        <w:rPr>
          <w:rStyle w:val="HTMLCode"/>
        </w:rPr>
      </w:pPr>
      <w:r>
        <w:rPr>
          <w:rStyle w:val="HTMLCode"/>
        </w:rPr>
        <w:t xml:space="preserve">List&lt;Uri&gt; _serverUrls </w:t>
      </w:r>
      <w:r>
        <w:rPr>
          <w:rStyle w:val="operator"/>
        </w:rPr>
        <w:t>=</w:t>
      </w:r>
      <w:r>
        <w:rPr>
          <w:rStyle w:val="HTMLCode"/>
        </w:rPr>
        <w:t xml:space="preserve"> List&lt;Uri&gt;();  </w:t>
      </w:r>
    </w:p>
    <w:p w:rsidR="001E7B75" w:rsidRDefault="001E7B75" w:rsidP="001E7B75">
      <w:pPr>
        <w:pStyle w:val="HTMLPreformatted"/>
        <w:rPr>
          <w:rStyle w:val="HTMLCode"/>
        </w:rPr>
      </w:pPr>
      <w:r>
        <w:rPr>
          <w:rStyle w:val="keyword"/>
        </w:rPr>
        <w:t>var</w:t>
      </w:r>
      <w:r>
        <w:rPr>
          <w:rStyle w:val="HTMLCode"/>
        </w:rPr>
        <w:t xml:space="preserve"> consuleClient </w:t>
      </w:r>
      <w:r>
        <w:rPr>
          <w:rStyle w:val="operator"/>
        </w:rPr>
        <w:t>=</w:t>
      </w:r>
      <w:r>
        <w:rPr>
          <w:rStyle w:val="HTMLCode"/>
        </w:rPr>
        <w:t xml:space="preserve"> </w:t>
      </w:r>
      <w:r>
        <w:rPr>
          <w:rStyle w:val="keyword"/>
        </w:rPr>
        <w:t>new</w:t>
      </w:r>
      <w:r>
        <w:rPr>
          <w:rStyle w:val="HTMLCode"/>
        </w:rPr>
        <w:t xml:space="preserve"> </w:t>
      </w:r>
      <w:r>
        <w:rPr>
          <w:rStyle w:val="support"/>
        </w:rPr>
        <w:t>ConsulClient</w:t>
      </w:r>
      <w:r>
        <w:rPr>
          <w:rStyle w:val="HTMLCode"/>
        </w:rPr>
        <w:t xml:space="preserve">(c </w:t>
      </w:r>
      <w:r>
        <w:rPr>
          <w:rStyle w:val="operator"/>
        </w:rPr>
        <w:t>=&gt;</w:t>
      </w:r>
      <w:r>
        <w:rPr>
          <w:rStyle w:val="HTMLCode"/>
        </w:rPr>
        <w:t xml:space="preserve"> c.Address </w:t>
      </w:r>
      <w:r>
        <w:rPr>
          <w:rStyle w:val="operator"/>
        </w:rPr>
        <w:t>=</w:t>
      </w:r>
      <w:r>
        <w:rPr>
          <w:rStyle w:val="HTMLCode"/>
        </w:rPr>
        <w:t xml:space="preserve"> </w:t>
      </w:r>
      <w:r>
        <w:rPr>
          <w:rStyle w:val="keyword"/>
        </w:rPr>
        <w:t>new</w:t>
      </w:r>
      <w:r>
        <w:rPr>
          <w:rStyle w:val="HTMLCode"/>
        </w:rPr>
        <w:t xml:space="preserve"> </w:t>
      </w:r>
      <w:r>
        <w:rPr>
          <w:rStyle w:val="support"/>
        </w:rPr>
        <w:t>Uri</w:t>
      </w:r>
      <w:r>
        <w:rPr>
          <w:rStyle w:val="HTMLCode"/>
        </w:rPr>
        <w:t>(</w:t>
      </w:r>
      <w:r>
        <w:rPr>
          <w:rStyle w:val="string"/>
        </w:rPr>
        <w:t>"http://127.0.0.1:8500"</w:t>
      </w:r>
      <w:r>
        <w:rPr>
          <w:rStyle w:val="HTMLCode"/>
        </w:rPr>
        <w:t xml:space="preserve">));  </w:t>
      </w:r>
    </w:p>
    <w:p w:rsidR="001E7B75" w:rsidRDefault="001E7B75" w:rsidP="001E7B75">
      <w:pPr>
        <w:pStyle w:val="HTMLPreformatted"/>
        <w:rPr>
          <w:rStyle w:val="HTMLCode"/>
        </w:rPr>
      </w:pPr>
      <w:r>
        <w:rPr>
          <w:rStyle w:val="keyword"/>
        </w:rPr>
        <w:t>var</w:t>
      </w:r>
      <w:r>
        <w:rPr>
          <w:rStyle w:val="HTMLCode"/>
        </w:rPr>
        <w:t xml:space="preserve"> services </w:t>
      </w:r>
      <w:r>
        <w:rPr>
          <w:rStyle w:val="operator"/>
        </w:rPr>
        <w:t>=</w:t>
      </w:r>
      <w:r>
        <w:rPr>
          <w:rStyle w:val="HTMLCode"/>
        </w:rPr>
        <w:t xml:space="preserve"> consulClient.Agent.Services().Result.Response;  </w:t>
      </w:r>
    </w:p>
    <w:p w:rsidR="001E7B75" w:rsidRDefault="001E7B75" w:rsidP="001E7B75">
      <w:pPr>
        <w:pStyle w:val="HTMLPreformatted"/>
        <w:rPr>
          <w:rStyle w:val="HTMLCode"/>
        </w:rPr>
      </w:pPr>
      <w:r>
        <w:rPr>
          <w:rStyle w:val="keyword"/>
        </w:rPr>
        <w:t>foreach</w:t>
      </w:r>
      <w:r>
        <w:rPr>
          <w:rStyle w:val="HTMLCode"/>
        </w:rPr>
        <w:t xml:space="preserve"> (</w:t>
      </w:r>
      <w:r>
        <w:rPr>
          <w:rStyle w:val="keyword"/>
        </w:rPr>
        <w:t>var</w:t>
      </w:r>
      <w:r>
        <w:rPr>
          <w:rStyle w:val="HTMLCode"/>
        </w:rPr>
        <w:t xml:space="preserve"> service </w:t>
      </w:r>
      <w:r>
        <w:rPr>
          <w:rStyle w:val="keyword"/>
        </w:rPr>
        <w:t>in</w:t>
      </w:r>
      <w:r>
        <w:rPr>
          <w:rStyle w:val="HTMLCode"/>
        </w:rPr>
        <w:t xml:space="preserve"> services)  </w:t>
      </w:r>
    </w:p>
    <w:p w:rsidR="001E7B75" w:rsidRDefault="001E7B75" w:rsidP="001E7B75">
      <w:pPr>
        <w:pStyle w:val="HTMLPreformatted"/>
        <w:rPr>
          <w:rStyle w:val="HTMLCode"/>
        </w:rPr>
      </w:pPr>
      <w:r>
        <w:rPr>
          <w:rStyle w:val="HTMLCode"/>
        </w:rPr>
        <w:t>{</w:t>
      </w:r>
    </w:p>
    <w:p w:rsidR="001E7B75" w:rsidRDefault="001E7B75" w:rsidP="001E7B75">
      <w:pPr>
        <w:pStyle w:val="HTMLPreformatted"/>
        <w:rPr>
          <w:rStyle w:val="HTMLCode"/>
        </w:rPr>
      </w:pPr>
      <w:r>
        <w:rPr>
          <w:rStyle w:val="HTMLCode"/>
        </w:rPr>
        <w:t xml:space="preserve">    </w:t>
      </w:r>
      <w:r>
        <w:rPr>
          <w:rStyle w:val="keyword"/>
        </w:rPr>
        <w:t>var</w:t>
      </w:r>
      <w:r>
        <w:rPr>
          <w:rStyle w:val="HTMLCode"/>
        </w:rPr>
        <w:t xml:space="preserve"> isSchoolApi </w:t>
      </w:r>
      <w:r>
        <w:rPr>
          <w:rStyle w:val="operator"/>
        </w:rPr>
        <w:t>=</w:t>
      </w:r>
      <w:r>
        <w:rPr>
          <w:rStyle w:val="HTMLCode"/>
        </w:rPr>
        <w:t xml:space="preserve"> service.Value.Tags.Any(t </w:t>
      </w:r>
      <w:r>
        <w:rPr>
          <w:rStyle w:val="operator"/>
        </w:rPr>
        <w:t>=&gt;</w:t>
      </w:r>
      <w:r>
        <w:rPr>
          <w:rStyle w:val="HTMLCode"/>
        </w:rPr>
        <w:t xml:space="preserve"> t </w:t>
      </w:r>
      <w:r>
        <w:rPr>
          <w:rStyle w:val="operator"/>
        </w:rPr>
        <w:t>==</w:t>
      </w:r>
      <w:r>
        <w:rPr>
          <w:rStyle w:val="HTMLCode"/>
        </w:rPr>
        <w:t xml:space="preserve"> </w:t>
      </w:r>
      <w:r>
        <w:rPr>
          <w:rStyle w:val="string"/>
        </w:rPr>
        <w:t>"School"</w:t>
      </w:r>
      <w:r>
        <w:rPr>
          <w:rStyle w:val="HTMLCode"/>
        </w:rPr>
        <w:t xml:space="preserve">) </w:t>
      </w:r>
      <w:r>
        <w:rPr>
          <w:rStyle w:val="operator"/>
        </w:rPr>
        <w:t>&amp;&amp;</w:t>
      </w:r>
    </w:p>
    <w:p w:rsidR="001E7B75" w:rsidRDefault="001E7B75" w:rsidP="001E7B75">
      <w:pPr>
        <w:pStyle w:val="HTMLPreformatted"/>
        <w:rPr>
          <w:rStyle w:val="HTMLCode"/>
        </w:rPr>
      </w:pPr>
      <w:r>
        <w:rPr>
          <w:rStyle w:val="HTMLCode"/>
        </w:rPr>
        <w:t xml:space="preserve">                      service.Value.Tags.Any(t </w:t>
      </w:r>
      <w:r>
        <w:rPr>
          <w:rStyle w:val="operator"/>
        </w:rPr>
        <w:t>=&gt;</w:t>
      </w:r>
      <w:r>
        <w:rPr>
          <w:rStyle w:val="HTMLCode"/>
        </w:rPr>
        <w:t xml:space="preserve"> t </w:t>
      </w:r>
      <w:r>
        <w:rPr>
          <w:rStyle w:val="operator"/>
        </w:rPr>
        <w:t>==</w:t>
      </w:r>
      <w:r>
        <w:rPr>
          <w:rStyle w:val="HTMLCode"/>
        </w:rPr>
        <w:t xml:space="preserve"> </w:t>
      </w:r>
      <w:r>
        <w:rPr>
          <w:rStyle w:val="string"/>
        </w:rPr>
        <w:t>"Students"</w:t>
      </w:r>
      <w:r>
        <w:rPr>
          <w:rStyle w:val="HTMLCode"/>
        </w:rPr>
        <w:t>);</w:t>
      </w:r>
    </w:p>
    <w:p w:rsidR="001E7B75" w:rsidRDefault="001E7B75" w:rsidP="001E7B75">
      <w:pPr>
        <w:pStyle w:val="HTMLPreformatted"/>
        <w:rPr>
          <w:rStyle w:val="HTMLCode"/>
        </w:rPr>
      </w:pPr>
      <w:r>
        <w:rPr>
          <w:rStyle w:val="HTMLCode"/>
        </w:rPr>
        <w:t xml:space="preserve">    </w:t>
      </w:r>
      <w:r>
        <w:rPr>
          <w:rStyle w:val="keyword"/>
        </w:rPr>
        <w:t>if</w:t>
      </w:r>
      <w:r>
        <w:rPr>
          <w:rStyle w:val="HTMLCode"/>
        </w:rPr>
        <w:t xml:space="preserve"> (isSchoolApi)</w:t>
      </w:r>
    </w:p>
    <w:p w:rsidR="001E7B75" w:rsidRDefault="001E7B75" w:rsidP="001E7B75">
      <w:pPr>
        <w:pStyle w:val="HTMLPreformatted"/>
        <w:rPr>
          <w:rStyle w:val="HTMLCode"/>
        </w:rPr>
      </w:pPr>
      <w:r>
        <w:rPr>
          <w:rStyle w:val="HTMLCode"/>
        </w:rPr>
        <w:t xml:space="preserve">    {</w:t>
      </w:r>
    </w:p>
    <w:p w:rsidR="001E7B75" w:rsidRDefault="001E7B75" w:rsidP="001E7B75">
      <w:pPr>
        <w:pStyle w:val="HTMLPreformatted"/>
        <w:rPr>
          <w:rStyle w:val="HTMLCode"/>
        </w:rPr>
      </w:pPr>
      <w:r>
        <w:rPr>
          <w:rStyle w:val="HTMLCode"/>
        </w:rPr>
        <w:t xml:space="preserve">        </w:t>
      </w:r>
      <w:r>
        <w:rPr>
          <w:rStyle w:val="keyword"/>
        </w:rPr>
        <w:t>var</w:t>
      </w:r>
      <w:r>
        <w:rPr>
          <w:rStyle w:val="HTMLCode"/>
        </w:rPr>
        <w:t xml:space="preserve"> serviceUri </w:t>
      </w:r>
      <w:r>
        <w:rPr>
          <w:rStyle w:val="operator"/>
        </w:rPr>
        <w:t>=</w:t>
      </w:r>
      <w:r>
        <w:rPr>
          <w:rStyle w:val="HTMLCode"/>
        </w:rPr>
        <w:t xml:space="preserve"> </w:t>
      </w:r>
      <w:r>
        <w:rPr>
          <w:rStyle w:val="keyword"/>
        </w:rPr>
        <w:t>new</w:t>
      </w:r>
      <w:r>
        <w:rPr>
          <w:rStyle w:val="HTMLCode"/>
        </w:rPr>
        <w:t xml:space="preserve"> </w:t>
      </w:r>
      <w:r>
        <w:rPr>
          <w:rStyle w:val="support"/>
        </w:rPr>
        <w:t>Uri</w:t>
      </w:r>
      <w:r>
        <w:rPr>
          <w:rStyle w:val="HTMLCode"/>
        </w:rPr>
        <w:t>($</w:t>
      </w:r>
      <w:r>
        <w:rPr>
          <w:rStyle w:val="string"/>
        </w:rPr>
        <w:t>"{service.Value.Address}:{service.Value.Port}"</w:t>
      </w:r>
      <w:r>
        <w:rPr>
          <w:rStyle w:val="HTMLCode"/>
        </w:rPr>
        <w:t>);</w:t>
      </w:r>
    </w:p>
    <w:p w:rsidR="001E7B75" w:rsidRDefault="001E7B75" w:rsidP="001E7B75">
      <w:pPr>
        <w:pStyle w:val="HTMLPreformatted"/>
        <w:rPr>
          <w:rStyle w:val="HTMLCode"/>
        </w:rPr>
      </w:pPr>
      <w:r>
        <w:rPr>
          <w:rStyle w:val="HTMLCode"/>
        </w:rPr>
        <w:t xml:space="preserve">        serverUrls.Add(serviceUri);</w:t>
      </w:r>
    </w:p>
    <w:p w:rsidR="001E7B75" w:rsidRDefault="001E7B75" w:rsidP="001E7B75">
      <w:pPr>
        <w:pStyle w:val="HTMLPreformatted"/>
        <w:rPr>
          <w:rStyle w:val="HTMLCode"/>
        </w:rPr>
      </w:pPr>
      <w:r>
        <w:rPr>
          <w:rStyle w:val="HTMLCode"/>
        </w:rPr>
        <w:t xml:space="preserve">    }</w:t>
      </w:r>
    </w:p>
    <w:p w:rsidR="001E7B75" w:rsidRDefault="001E7B75" w:rsidP="001E7B75">
      <w:pPr>
        <w:pStyle w:val="HTMLPreformatted"/>
        <w:rPr>
          <w:rStyle w:val="HTMLCode"/>
        </w:rPr>
      </w:pPr>
      <w:r>
        <w:rPr>
          <w:rStyle w:val="HTMLCode"/>
        </w:rPr>
        <w:t>}</w:t>
      </w:r>
    </w:p>
    <w:p w:rsidR="001E7B75" w:rsidRDefault="001E7B75" w:rsidP="001E7B75">
      <w:pPr>
        <w:pStyle w:val="NormalWeb"/>
      </w:pPr>
      <w:r>
        <w:t xml:space="preserve">The client can now manually load balance or failover its requests between the available service instances. One thing I like to do here is implement a retry policy with something like </w:t>
      </w:r>
      <w:hyperlink r:id="rId72" w:history="1">
        <w:r>
          <w:rPr>
            <w:rStyle w:val="Hyperlink"/>
          </w:rPr>
          <w:t>Polly</w:t>
        </w:r>
      </w:hyperlink>
      <w:r>
        <w:t>. After a given number of retries, the client will switch over to the next service.</w:t>
      </w:r>
    </w:p>
    <w:p w:rsidR="001E7B75" w:rsidRDefault="001E7B75" w:rsidP="001E7B75">
      <w:pPr>
        <w:pStyle w:val="Heading4"/>
      </w:pPr>
      <w:r>
        <w:t>Conclusion</w:t>
      </w:r>
    </w:p>
    <w:p w:rsidR="001E7B75" w:rsidRDefault="001E7B75" w:rsidP="001E7B75">
      <w:pPr>
        <w:pStyle w:val="NormalWeb"/>
      </w:pPr>
      <w:r>
        <w:t xml:space="preserve">Regardless of the tool you use to register your services, implementing service discovery will make managing your containers and microservices much easier. We covered one implementation of </w:t>
      </w:r>
      <w:r>
        <w:rPr>
          <w:rStyle w:val="HTMLCode"/>
        </w:rPr>
        <w:t>Client side</w:t>
      </w:r>
      <w:r>
        <w:t xml:space="preserve"> discovery here where the service registers/degregisters itself as the instance starts up and shuts down. There are some other options that are just as easy to implement but each with its own trade-offs. If you're interested in seeing more samples</w:t>
      </w:r>
    </w:p>
    <w:p w:rsidR="001E7B75" w:rsidRDefault="001E7B75">
      <w:r w:rsidRPr="001E7B75">
        <w:t>http://cecilphillip.com/using-consul-for-service-discovery-with-asp-net-core/</w:t>
      </w:r>
    </w:p>
    <w:p w:rsidR="001E7B75" w:rsidRDefault="001E7B75">
      <w:r w:rsidRPr="001E7B75">
        <w:lastRenderedPageBreak/>
        <w:t>https://msdn.microsoft.com/en-us/magazine/jj883957.aspx</w:t>
      </w:r>
    </w:p>
    <w:p w:rsidR="001E7B75" w:rsidRDefault="001E7B75">
      <w:r w:rsidRPr="001E7B75">
        <w:t>https://docs.microsoft.com/en-us/azure/app-service-api/app-service-api-dotnet-get-started</w:t>
      </w:r>
    </w:p>
    <w:p w:rsidR="001E7B75" w:rsidRDefault="001E7B75" w:rsidP="001E7B75">
      <w:pPr>
        <w:pStyle w:val="NormalWeb"/>
      </w:pPr>
      <w:r>
        <w:t>ne of the useful configuration features of ASP.NET Web API is that it allows you to be explicit about the assemblies into which it will look in order to discover controller types.</w:t>
      </w:r>
    </w:p>
    <w:p w:rsidR="001E7B75" w:rsidRDefault="001E7B75" w:rsidP="001E7B75">
      <w:pPr>
        <w:pStyle w:val="NormalWeb"/>
      </w:pPr>
      <w:r>
        <w:t xml:space="preserve">This is especially useful if you have assemblies residing outside of the bin folder, or if you are doing self hosting, and the controllers assemblies are not automatically loaded into the current </w:t>
      </w:r>
      <w:r>
        <w:rPr>
          <w:rStyle w:val="Emphasis"/>
        </w:rPr>
        <w:t>AppDomain</w:t>
      </w:r>
      <w:r>
        <w:t>.</w:t>
      </w:r>
    </w:p>
    <w:p w:rsidR="001E7B75" w:rsidRDefault="001E7B75" w:rsidP="001E7B75">
      <w:pPr>
        <w:pStyle w:val="NormalWeb"/>
      </w:pPr>
      <w:r>
        <w:t>There are several hooks in the pipeline that you can plug into to achieve this goal. Let’s explore them, discussing the pros and cons of using any of these.</w:t>
      </w:r>
    </w:p>
    <w:p w:rsidR="001E7B75" w:rsidRDefault="001E7B75" w:rsidP="001E7B75">
      <w:pPr>
        <w:pStyle w:val="Heading3"/>
      </w:pPr>
      <w:r>
        <w:t>Custom IAssembliesResolver</w:t>
      </w:r>
    </w:p>
    <w:p w:rsidR="001E7B75" w:rsidRDefault="001E7B75" w:rsidP="001E7B75">
      <w:pPr>
        <w:pStyle w:val="NormalWeb"/>
      </w:pPr>
      <w:r>
        <w:t xml:space="preserve">The broadest reaching option, and first hook in the pipeline is </w:t>
      </w:r>
      <w:r>
        <w:rPr>
          <w:rStyle w:val="Emphasis"/>
        </w:rPr>
        <w:t>IAssembliesResolver</w:t>
      </w:r>
      <w:r>
        <w:t xml:space="preserve">, with its default implementation, </w:t>
      </w:r>
      <w:r>
        <w:rPr>
          <w:rStyle w:val="Emphasis"/>
        </w:rPr>
        <w:t>DefaultAssembliesResolver</w:t>
      </w:r>
      <w:r>
        <w:t xml:space="preserve">. Actually, we already discussed this option on the blog </w:t>
      </w:r>
      <w:hyperlink r:id="rId73" w:history="1">
        <w:r>
          <w:rPr>
            <w:rStyle w:val="Hyperlink"/>
          </w:rPr>
          <w:t>in the past</w:t>
        </w:r>
      </w:hyperlink>
      <w:r>
        <w:t>, when Web API was still in RC version</w:t>
      </w:r>
    </w:p>
    <w:p w:rsidR="001E7B75" w:rsidRDefault="001E7B75" w:rsidP="001E7B75">
      <w:pPr>
        <w:pStyle w:val="NormalWeb"/>
      </w:pPr>
      <w:r>
        <w:t xml:space="preserve">The interface let’s you specify a list of assemblies which Web API should use to discover controller types. The interface definition is very straight forward, and the default implementation it comes with, simply looks into the </w:t>
      </w:r>
      <w:r>
        <w:rPr>
          <w:rStyle w:val="Emphasis"/>
        </w:rPr>
        <w:t>AppDomain.CurrentDomain</w:t>
      </w:r>
      <w:r>
        <w:t>.</w:t>
      </w:r>
    </w:p>
    <w:p w:rsidR="001E7B75" w:rsidRDefault="001E7B75" w:rsidP="001E7B75">
      <w:r>
        <w:rPr>
          <w:rStyle w:val="crayon-language"/>
        </w:rPr>
        <w:t>C#</w:t>
      </w:r>
    </w:p>
    <w:p w:rsidR="001E7B75" w:rsidRDefault="001E7B75" w:rsidP="001E7B75">
      <w:r>
        <w:object w:dxaOrig="2730" w:dyaOrig="1215">
          <v:shape id="_x0000_i1101" type="#_x0000_t75" style="width:136.5pt;height:60.75pt" o:ole="">
            <v:imagedata r:id="rId74" o:title=""/>
          </v:shape>
          <w:control r:id="rId75" w:name="DefaultOcxName8" w:shapeid="_x0000_i1101"/>
        </w:object>
      </w:r>
    </w:p>
    <w:tbl>
      <w:tblPr>
        <w:tblW w:w="0" w:type="auto"/>
        <w:tblCellSpacing w:w="15" w:type="dxa"/>
        <w:tblCellMar>
          <w:top w:w="15" w:type="dxa"/>
          <w:left w:w="15" w:type="dxa"/>
          <w:bottom w:w="15" w:type="dxa"/>
          <w:right w:w="15" w:type="dxa"/>
        </w:tblCellMar>
        <w:tblLook w:val="04A0"/>
      </w:tblPr>
      <w:tblGrid>
        <w:gridCol w:w="187"/>
        <w:gridCol w:w="3852"/>
      </w:tblGrid>
      <w:tr w:rsidR="001E7B75" w:rsidTr="001E7B75">
        <w:trPr>
          <w:tblCellSpacing w:w="15" w:type="dxa"/>
        </w:trPr>
        <w:tc>
          <w:tcPr>
            <w:tcW w:w="0" w:type="auto"/>
            <w:vAlign w:val="center"/>
            <w:hideMark/>
          </w:tcPr>
          <w:p w:rsidR="001E7B75" w:rsidRDefault="001E7B75" w:rsidP="001E7B75">
            <w:r>
              <w:t>1</w:t>
            </w:r>
          </w:p>
          <w:p w:rsidR="001E7B75" w:rsidRDefault="001E7B75" w:rsidP="001E7B75">
            <w:r>
              <w:t>2</w:t>
            </w:r>
          </w:p>
          <w:p w:rsidR="001E7B75" w:rsidRDefault="001E7B75" w:rsidP="001E7B75">
            <w:r>
              <w:t>3</w:t>
            </w:r>
          </w:p>
          <w:p w:rsidR="001E7B75" w:rsidRDefault="001E7B75" w:rsidP="001E7B75">
            <w:pPr>
              <w:rPr>
                <w:sz w:val="24"/>
                <w:szCs w:val="24"/>
              </w:rPr>
            </w:pPr>
            <w:r>
              <w:t>4</w:t>
            </w:r>
          </w:p>
        </w:tc>
        <w:tc>
          <w:tcPr>
            <w:tcW w:w="0" w:type="auto"/>
            <w:vAlign w:val="center"/>
            <w:hideMark/>
          </w:tcPr>
          <w:p w:rsidR="001E7B75" w:rsidRDefault="001E7B75" w:rsidP="001E7B75">
            <w:r>
              <w:rPr>
                <w:rStyle w:val="crayon-m"/>
              </w:rPr>
              <w:t>public</w:t>
            </w:r>
            <w:r>
              <w:rPr>
                <w:rStyle w:val="crayon-h"/>
              </w:rPr>
              <w:t xml:space="preserve"> </w:t>
            </w:r>
            <w:r>
              <w:rPr>
                <w:rStyle w:val="crayon-t"/>
              </w:rPr>
              <w:t>interface</w:t>
            </w:r>
            <w:r>
              <w:rPr>
                <w:rStyle w:val="crayon-h"/>
              </w:rPr>
              <w:t xml:space="preserve"> </w:t>
            </w:r>
            <w:r>
              <w:rPr>
                <w:rStyle w:val="crayon-e"/>
              </w:rPr>
              <w:t>AssembliesResolver</w:t>
            </w:r>
          </w:p>
          <w:p w:rsidR="001E7B75" w:rsidRDefault="001E7B75" w:rsidP="001E7B75">
            <w:r>
              <w:rPr>
                <w:rStyle w:val="crayon-sy"/>
              </w:rPr>
              <w:t>{</w:t>
            </w:r>
          </w:p>
          <w:p w:rsidR="001E7B75" w:rsidRDefault="001E7B75" w:rsidP="001E7B75">
            <w:r>
              <w:rPr>
                <w:rStyle w:val="crayon-h"/>
              </w:rPr>
              <w:t>    </w:t>
            </w:r>
            <w:r>
              <w:rPr>
                <w:rStyle w:val="crayon-v"/>
              </w:rPr>
              <w:t>ICollection</w:t>
            </w:r>
            <w:r>
              <w:rPr>
                <w:rStyle w:val="crayon-o"/>
              </w:rPr>
              <w:t>&lt;</w:t>
            </w:r>
            <w:r>
              <w:rPr>
                <w:rStyle w:val="crayon-v"/>
              </w:rPr>
              <w:t>Assembly</w:t>
            </w:r>
            <w:r>
              <w:rPr>
                <w:rStyle w:val="crayon-o"/>
              </w:rPr>
              <w:t>&gt;</w:t>
            </w:r>
            <w:r>
              <w:rPr>
                <w:rStyle w:val="crayon-h"/>
              </w:rPr>
              <w:t xml:space="preserve"> </w:t>
            </w:r>
            <w:r>
              <w:rPr>
                <w:rStyle w:val="crayon-e"/>
              </w:rPr>
              <w:t>GetAssemblies</w:t>
            </w:r>
            <w:r>
              <w:rPr>
                <w:rStyle w:val="crayon-sy"/>
              </w:rPr>
              <w:t>();</w:t>
            </w:r>
          </w:p>
          <w:p w:rsidR="001E7B75" w:rsidRDefault="001E7B75" w:rsidP="001E7B75">
            <w:pPr>
              <w:rPr>
                <w:sz w:val="24"/>
                <w:szCs w:val="24"/>
              </w:rPr>
            </w:pPr>
            <w:r>
              <w:rPr>
                <w:rStyle w:val="crayon-sy"/>
              </w:rPr>
              <w:t>}</w:t>
            </w:r>
          </w:p>
        </w:tc>
      </w:tr>
    </w:tbl>
    <w:p w:rsidR="001E7B75" w:rsidRDefault="001E7B75" w:rsidP="001E7B75">
      <w:pPr>
        <w:pStyle w:val="NormalWeb"/>
      </w:pPr>
      <w:r>
        <w:t xml:space="preserve">Since all assemblies copied into the </w:t>
      </w:r>
      <w:r>
        <w:rPr>
          <w:rStyle w:val="Emphasis"/>
        </w:rPr>
        <w:t>bin</w:t>
      </w:r>
      <w:r>
        <w:t xml:space="preserve"> folder (when hosting on IIS) are loaded into the </w:t>
      </w:r>
      <w:r>
        <w:rPr>
          <w:rStyle w:val="Emphasis"/>
        </w:rPr>
        <w:t>AppDomain</w:t>
      </w:r>
      <w:r>
        <w:t>, normally it’s enough to just copy your external assembly there.</w:t>
      </w:r>
    </w:p>
    <w:p w:rsidR="001E7B75" w:rsidRDefault="001E7B75" w:rsidP="001E7B75">
      <w:pPr>
        <w:pStyle w:val="NormalWeb"/>
      </w:pPr>
      <w:r>
        <w:t xml:space="preserve">However, in case you want to load DLL(s) from a different path (perhaps a shared network drive or a different pre-approved location) or you are self-hosting, and you don’t have the help of magical </w:t>
      </w:r>
      <w:r>
        <w:rPr>
          <w:rStyle w:val="Emphasis"/>
        </w:rPr>
        <w:t>bin</w:t>
      </w:r>
      <w:r>
        <w:t xml:space="preserve"> folder, you can easily add your assembly to the collection:</w:t>
      </w:r>
    </w:p>
    <w:p w:rsidR="001E7B75" w:rsidRDefault="001E7B75" w:rsidP="001E7B75">
      <w:r>
        <w:rPr>
          <w:rStyle w:val="crayon-language"/>
        </w:rPr>
        <w:t>C#</w:t>
      </w:r>
    </w:p>
    <w:p w:rsidR="001E7B75" w:rsidRDefault="001E7B75" w:rsidP="001E7B75">
      <w:r>
        <w:lastRenderedPageBreak/>
        <w:object w:dxaOrig="2730" w:dyaOrig="1215">
          <v:shape id="_x0000_i1100" type="#_x0000_t75" style="width:136.5pt;height:60.75pt" o:ole="">
            <v:imagedata r:id="rId76" o:title=""/>
          </v:shape>
          <w:control r:id="rId77" w:name="DefaultOcxName13" w:shapeid="_x0000_i1100"/>
        </w:object>
      </w:r>
    </w:p>
    <w:tbl>
      <w:tblPr>
        <w:tblW w:w="0" w:type="auto"/>
        <w:tblCellSpacing w:w="15" w:type="dxa"/>
        <w:tblCellMar>
          <w:top w:w="15" w:type="dxa"/>
          <w:left w:w="15" w:type="dxa"/>
          <w:bottom w:w="15" w:type="dxa"/>
          <w:right w:w="15" w:type="dxa"/>
        </w:tblCellMar>
        <w:tblLook w:val="04A0"/>
      </w:tblPr>
      <w:tblGrid>
        <w:gridCol w:w="299"/>
        <w:gridCol w:w="6527"/>
      </w:tblGrid>
      <w:tr w:rsidR="001E7B75" w:rsidTr="001E7B75">
        <w:trPr>
          <w:tblCellSpacing w:w="15" w:type="dxa"/>
        </w:trPr>
        <w:tc>
          <w:tcPr>
            <w:tcW w:w="0" w:type="auto"/>
            <w:vAlign w:val="center"/>
            <w:hideMark/>
          </w:tcPr>
          <w:p w:rsidR="001E7B75" w:rsidRDefault="001E7B75" w:rsidP="001E7B75">
            <w:r>
              <w:t>1</w:t>
            </w:r>
          </w:p>
          <w:p w:rsidR="001E7B75" w:rsidRDefault="001E7B75" w:rsidP="001E7B75">
            <w:r>
              <w:t>2</w:t>
            </w:r>
          </w:p>
          <w:p w:rsidR="001E7B75" w:rsidRDefault="001E7B75" w:rsidP="001E7B75">
            <w:r>
              <w:t>3</w:t>
            </w:r>
          </w:p>
          <w:p w:rsidR="001E7B75" w:rsidRDefault="001E7B75" w:rsidP="001E7B75">
            <w:r>
              <w:t>4</w:t>
            </w:r>
          </w:p>
          <w:p w:rsidR="001E7B75" w:rsidRDefault="001E7B75" w:rsidP="001E7B75">
            <w:r>
              <w:t>5</w:t>
            </w:r>
          </w:p>
          <w:p w:rsidR="001E7B75" w:rsidRDefault="001E7B75" w:rsidP="001E7B75">
            <w:r>
              <w:t>6</w:t>
            </w:r>
          </w:p>
          <w:p w:rsidR="001E7B75" w:rsidRDefault="001E7B75" w:rsidP="001E7B75">
            <w:r>
              <w:t>7</w:t>
            </w:r>
          </w:p>
          <w:p w:rsidR="001E7B75" w:rsidRDefault="001E7B75" w:rsidP="001E7B75">
            <w:r>
              <w:t>8</w:t>
            </w:r>
          </w:p>
          <w:p w:rsidR="001E7B75" w:rsidRDefault="001E7B75" w:rsidP="001E7B75">
            <w:r>
              <w:t>9</w:t>
            </w:r>
          </w:p>
          <w:p w:rsidR="001E7B75" w:rsidRDefault="001E7B75" w:rsidP="001E7B75">
            <w:r>
              <w:t>10</w:t>
            </w:r>
          </w:p>
          <w:p w:rsidR="001E7B75" w:rsidRDefault="001E7B75" w:rsidP="001E7B75">
            <w:pPr>
              <w:rPr>
                <w:sz w:val="24"/>
                <w:szCs w:val="24"/>
              </w:rPr>
            </w:pPr>
            <w:r>
              <w:t>11</w:t>
            </w:r>
          </w:p>
        </w:tc>
        <w:tc>
          <w:tcPr>
            <w:tcW w:w="0" w:type="auto"/>
            <w:vAlign w:val="center"/>
            <w:hideMark/>
          </w:tcPr>
          <w:p w:rsidR="001E7B75" w:rsidRDefault="001E7B75" w:rsidP="001E7B75">
            <w:r>
              <w:rPr>
                <w:rStyle w:val="crayon-m"/>
              </w:rPr>
              <w:t>public</w:t>
            </w:r>
            <w:r>
              <w:rPr>
                <w:rStyle w:val="crayon-h"/>
              </w:rPr>
              <w:t xml:space="preserve"> </w:t>
            </w:r>
            <w:r>
              <w:rPr>
                <w:rStyle w:val="crayon-t"/>
              </w:rPr>
              <w:t>class</w:t>
            </w:r>
            <w:r>
              <w:rPr>
                <w:rStyle w:val="crayon-h"/>
              </w:rPr>
              <w:t xml:space="preserve"> </w:t>
            </w:r>
            <w:r>
              <w:rPr>
                <w:rStyle w:val="crayon-v"/>
              </w:rPr>
              <w:t>MyAssembliesResolver</w:t>
            </w:r>
            <w:r>
              <w:rPr>
                <w:rStyle w:val="crayon-h"/>
              </w:rPr>
              <w:t xml:space="preserve"> </w:t>
            </w:r>
            <w:r>
              <w:rPr>
                <w:rStyle w:val="crayon-o"/>
              </w:rPr>
              <w:t>:</w:t>
            </w:r>
            <w:r>
              <w:rPr>
                <w:rStyle w:val="crayon-h"/>
              </w:rPr>
              <w:t xml:space="preserve"> </w:t>
            </w:r>
            <w:r>
              <w:rPr>
                <w:rStyle w:val="crayon-e"/>
              </w:rPr>
              <w:t>DefaultAssembliesResolver</w:t>
            </w:r>
          </w:p>
          <w:p w:rsidR="001E7B75" w:rsidRDefault="001E7B75" w:rsidP="001E7B75">
            <w:r>
              <w:rPr>
                <w:rStyle w:val="crayon-sy"/>
              </w:rPr>
              <w:t>{</w:t>
            </w:r>
          </w:p>
          <w:p w:rsidR="001E7B75" w:rsidRDefault="001E7B75" w:rsidP="001E7B75">
            <w:r>
              <w:rPr>
                <w:rStyle w:val="crayon-h"/>
              </w:rPr>
              <w:t xml:space="preserve">   </w:t>
            </w:r>
            <w:r>
              <w:rPr>
                <w:rStyle w:val="crayon-m"/>
              </w:rPr>
              <w:t>public</w:t>
            </w:r>
            <w:r>
              <w:rPr>
                <w:rStyle w:val="crayon-h"/>
              </w:rPr>
              <w:t xml:space="preserve"> </w:t>
            </w:r>
            <w:r>
              <w:rPr>
                <w:rStyle w:val="crayon-m"/>
              </w:rPr>
              <w:t>override</w:t>
            </w:r>
            <w:r>
              <w:rPr>
                <w:rStyle w:val="crayon-h"/>
              </w:rPr>
              <w:t xml:space="preserve"> </w:t>
            </w:r>
            <w:r>
              <w:rPr>
                <w:rStyle w:val="crayon-v"/>
              </w:rPr>
              <w:t>ICollection</w:t>
            </w:r>
            <w:r>
              <w:rPr>
                <w:rStyle w:val="crayon-o"/>
              </w:rPr>
              <w:t>&lt;</w:t>
            </w:r>
            <w:r>
              <w:rPr>
                <w:rStyle w:val="crayon-v"/>
              </w:rPr>
              <w:t>Assembly</w:t>
            </w:r>
            <w:r>
              <w:rPr>
                <w:rStyle w:val="crayon-o"/>
              </w:rPr>
              <w:t>&gt;</w:t>
            </w:r>
            <w:r>
              <w:rPr>
                <w:rStyle w:val="crayon-h"/>
              </w:rPr>
              <w:t xml:space="preserve"> </w:t>
            </w:r>
            <w:r>
              <w:rPr>
                <w:rStyle w:val="crayon-e"/>
              </w:rPr>
              <w:t>GetAssemblies</w:t>
            </w:r>
            <w:r>
              <w:rPr>
                <w:rStyle w:val="crayon-sy"/>
              </w:rPr>
              <w:t>()</w:t>
            </w:r>
          </w:p>
          <w:p w:rsidR="001E7B75" w:rsidRDefault="001E7B75" w:rsidP="001E7B75">
            <w:r>
              <w:rPr>
                <w:rStyle w:val="crayon-h"/>
              </w:rPr>
              <w:t xml:space="preserve">   </w:t>
            </w:r>
            <w:r>
              <w:rPr>
                <w:rStyle w:val="crayon-sy"/>
              </w:rPr>
              <w:t>{</w:t>
            </w:r>
          </w:p>
          <w:p w:rsidR="001E7B75" w:rsidRDefault="001E7B75" w:rsidP="001E7B75">
            <w:r>
              <w:rPr>
                <w:rStyle w:val="crayon-h"/>
              </w:rPr>
              <w:t>      </w:t>
            </w:r>
            <w:r>
              <w:rPr>
                <w:rStyle w:val="crayon-v"/>
              </w:rPr>
              <w:t>ICollection</w:t>
            </w:r>
            <w:r>
              <w:rPr>
                <w:rStyle w:val="crayon-o"/>
              </w:rPr>
              <w:t>&lt;</w:t>
            </w:r>
            <w:r>
              <w:rPr>
                <w:rStyle w:val="crayon-v"/>
              </w:rPr>
              <w:t>Assembly</w:t>
            </w:r>
            <w:r>
              <w:rPr>
                <w:rStyle w:val="crayon-o"/>
              </w:rPr>
              <w:t>&gt;</w:t>
            </w:r>
            <w:r>
              <w:rPr>
                <w:rStyle w:val="crayon-h"/>
              </w:rPr>
              <w:t xml:space="preserve"> </w:t>
            </w:r>
            <w:r>
              <w:rPr>
                <w:rStyle w:val="crayon-v"/>
              </w:rPr>
              <w:t>baseAssemblies</w:t>
            </w:r>
            <w:r>
              <w:rPr>
                <w:rStyle w:val="crayon-h"/>
              </w:rPr>
              <w:t xml:space="preserve"> </w:t>
            </w:r>
            <w:r>
              <w:rPr>
                <w:rStyle w:val="crayon-o"/>
              </w:rPr>
              <w:t>=</w:t>
            </w:r>
            <w:r>
              <w:rPr>
                <w:rStyle w:val="crayon-h"/>
              </w:rPr>
              <w:t xml:space="preserve"> </w:t>
            </w:r>
            <w:r>
              <w:rPr>
                <w:rStyle w:val="crayon-r"/>
              </w:rPr>
              <w:t>base</w:t>
            </w:r>
            <w:r>
              <w:rPr>
                <w:rStyle w:val="crayon-sy"/>
              </w:rPr>
              <w:t>.</w:t>
            </w:r>
            <w:r>
              <w:rPr>
                <w:rStyle w:val="crayon-e"/>
              </w:rPr>
              <w:t>GetAssemblies</w:t>
            </w:r>
            <w:r>
              <w:rPr>
                <w:rStyle w:val="crayon-sy"/>
              </w:rPr>
              <w:t>();</w:t>
            </w:r>
          </w:p>
          <w:p w:rsidR="001E7B75" w:rsidRDefault="001E7B75" w:rsidP="001E7B75">
            <w:r>
              <w:rPr>
                <w:rStyle w:val="crayon-h"/>
              </w:rPr>
              <w:t>      </w:t>
            </w:r>
            <w:r>
              <w:rPr>
                <w:rStyle w:val="crayon-v"/>
              </w:rPr>
              <w:t>List</w:t>
            </w:r>
            <w:r>
              <w:rPr>
                <w:rStyle w:val="crayon-o"/>
              </w:rPr>
              <w:t>&lt;</w:t>
            </w:r>
            <w:r>
              <w:rPr>
                <w:rStyle w:val="crayon-v"/>
              </w:rPr>
              <w:t>Assembly</w:t>
            </w:r>
            <w:r>
              <w:rPr>
                <w:rStyle w:val="crayon-o"/>
              </w:rPr>
              <w:t>&gt;</w:t>
            </w:r>
            <w:r>
              <w:rPr>
                <w:rStyle w:val="crayon-h"/>
              </w:rPr>
              <w:t xml:space="preserve"> </w:t>
            </w:r>
            <w:r>
              <w:rPr>
                <w:rStyle w:val="crayon-v"/>
              </w:rPr>
              <w:t>assemblies</w:t>
            </w:r>
            <w:r>
              <w:rPr>
                <w:rStyle w:val="crayon-h"/>
              </w:rPr>
              <w:t xml:space="preserve"> </w:t>
            </w:r>
            <w:r>
              <w:rPr>
                <w:rStyle w:val="crayon-o"/>
              </w:rPr>
              <w:t>=</w:t>
            </w:r>
            <w:r>
              <w:rPr>
                <w:rStyle w:val="crayon-h"/>
              </w:rPr>
              <w:t xml:space="preserve"> </w:t>
            </w:r>
            <w:r>
              <w:rPr>
                <w:rStyle w:val="crayon-r"/>
              </w:rPr>
              <w:t>new</w:t>
            </w:r>
            <w:r>
              <w:rPr>
                <w:rStyle w:val="crayon-h"/>
              </w:rPr>
              <w:t xml:space="preserve"> </w:t>
            </w:r>
            <w:r>
              <w:rPr>
                <w:rStyle w:val="crayon-v"/>
              </w:rPr>
              <w:t>List</w:t>
            </w:r>
            <w:r>
              <w:rPr>
                <w:rStyle w:val="crayon-o"/>
              </w:rPr>
              <w:t>&lt;</w:t>
            </w:r>
            <w:r>
              <w:rPr>
                <w:rStyle w:val="crayon-v"/>
              </w:rPr>
              <w:t>Assembly</w:t>
            </w:r>
            <w:r>
              <w:rPr>
                <w:rStyle w:val="crayon-o"/>
              </w:rPr>
              <w:t>&gt;</w:t>
            </w:r>
            <w:r>
              <w:rPr>
                <w:rStyle w:val="crayon-sy"/>
              </w:rPr>
              <w:t>(</w:t>
            </w:r>
            <w:r>
              <w:rPr>
                <w:rStyle w:val="crayon-v"/>
              </w:rPr>
              <w:t>baseAssemblies</w:t>
            </w:r>
            <w:r>
              <w:rPr>
                <w:rStyle w:val="crayon-sy"/>
              </w:rPr>
              <w:t>);</w:t>
            </w:r>
          </w:p>
          <w:p w:rsidR="001E7B75" w:rsidRDefault="001E7B75" w:rsidP="001E7B75">
            <w:r>
              <w:rPr>
                <w:rStyle w:val="crayon-h"/>
              </w:rPr>
              <w:t>      </w:t>
            </w:r>
            <w:r>
              <w:rPr>
                <w:rStyle w:val="crayon-t"/>
              </w:rPr>
              <w:t>var</w:t>
            </w:r>
            <w:r>
              <w:rPr>
                <w:rStyle w:val="crayon-h"/>
              </w:rPr>
              <w:t xml:space="preserve"> </w:t>
            </w:r>
            <w:r>
              <w:rPr>
                <w:rStyle w:val="crayon-v"/>
              </w:rPr>
              <w:t>controllersAssembly</w:t>
            </w:r>
            <w:r>
              <w:rPr>
                <w:rStyle w:val="crayon-h"/>
              </w:rPr>
              <w:t xml:space="preserve"> </w:t>
            </w:r>
            <w:r>
              <w:rPr>
                <w:rStyle w:val="crayon-o"/>
              </w:rPr>
              <w:t>=</w:t>
            </w:r>
            <w:r>
              <w:rPr>
                <w:rStyle w:val="crayon-h"/>
              </w:rPr>
              <w:t xml:space="preserve"> </w:t>
            </w:r>
            <w:r>
              <w:rPr>
                <w:rStyle w:val="crayon-v"/>
              </w:rPr>
              <w:t>Assembly</w:t>
            </w:r>
            <w:r>
              <w:rPr>
                <w:rStyle w:val="crayon-sy"/>
              </w:rPr>
              <w:t>.</w:t>
            </w:r>
            <w:r>
              <w:rPr>
                <w:rStyle w:val="crayon-e"/>
              </w:rPr>
              <w:t>LoadFrom</w:t>
            </w:r>
            <w:r>
              <w:rPr>
                <w:rStyle w:val="crayon-sy"/>
              </w:rPr>
              <w:t>(</w:t>
            </w:r>
            <w:r>
              <w:rPr>
                <w:rStyle w:val="crayon-s"/>
              </w:rPr>
              <w:t>"c:/myAssymbly.dll"</w:t>
            </w:r>
            <w:r>
              <w:rPr>
                <w:rStyle w:val="crayon-sy"/>
              </w:rPr>
              <w:t>);</w:t>
            </w:r>
          </w:p>
          <w:p w:rsidR="001E7B75" w:rsidRDefault="001E7B75" w:rsidP="001E7B75">
            <w:r>
              <w:rPr>
                <w:rStyle w:val="crayon-h"/>
              </w:rPr>
              <w:t>      </w:t>
            </w:r>
            <w:r>
              <w:rPr>
                <w:rStyle w:val="crayon-v"/>
              </w:rPr>
              <w:t>baseAssemblies</w:t>
            </w:r>
            <w:r>
              <w:rPr>
                <w:rStyle w:val="crayon-sy"/>
              </w:rPr>
              <w:t>.</w:t>
            </w:r>
            <w:r>
              <w:rPr>
                <w:rStyle w:val="crayon-e"/>
              </w:rPr>
              <w:t>Add</w:t>
            </w:r>
            <w:r>
              <w:rPr>
                <w:rStyle w:val="crayon-sy"/>
              </w:rPr>
              <w:t>(</w:t>
            </w:r>
            <w:r>
              <w:rPr>
                <w:rStyle w:val="crayon-v"/>
              </w:rPr>
              <w:t>controllersAssembly</w:t>
            </w:r>
            <w:r>
              <w:rPr>
                <w:rStyle w:val="crayon-sy"/>
              </w:rPr>
              <w:t>);</w:t>
            </w:r>
          </w:p>
          <w:p w:rsidR="001E7B75" w:rsidRDefault="001E7B75" w:rsidP="001E7B75">
            <w:r>
              <w:rPr>
                <w:rStyle w:val="crayon-h"/>
              </w:rPr>
              <w:t>      </w:t>
            </w:r>
            <w:r>
              <w:rPr>
                <w:rStyle w:val="crayon-st"/>
              </w:rPr>
              <w:t>return</w:t>
            </w:r>
            <w:r>
              <w:rPr>
                <w:rStyle w:val="crayon-h"/>
              </w:rPr>
              <w:t xml:space="preserve"> </w:t>
            </w:r>
            <w:r>
              <w:rPr>
                <w:rStyle w:val="crayon-v"/>
              </w:rPr>
              <w:t>assemblies</w:t>
            </w:r>
            <w:r>
              <w:rPr>
                <w:rStyle w:val="crayon-sy"/>
              </w:rPr>
              <w:t>;</w:t>
            </w:r>
          </w:p>
          <w:p w:rsidR="001E7B75" w:rsidRDefault="001E7B75" w:rsidP="001E7B75">
            <w:r>
              <w:rPr>
                <w:rStyle w:val="crayon-h"/>
              </w:rPr>
              <w:t xml:space="preserve">   </w:t>
            </w:r>
            <w:r>
              <w:rPr>
                <w:rStyle w:val="crayon-sy"/>
              </w:rPr>
              <w:t>}</w:t>
            </w:r>
          </w:p>
          <w:p w:rsidR="001E7B75" w:rsidRDefault="001E7B75" w:rsidP="001E7B75">
            <w:pPr>
              <w:rPr>
                <w:sz w:val="24"/>
                <w:szCs w:val="24"/>
              </w:rPr>
            </w:pPr>
            <w:r>
              <w:rPr>
                <w:rStyle w:val="crayon-sy"/>
              </w:rPr>
              <w:t>}</w:t>
            </w:r>
          </w:p>
        </w:tc>
      </w:tr>
    </w:tbl>
    <w:p w:rsidR="001E7B75" w:rsidRDefault="001E7B75" w:rsidP="001E7B75">
      <w:pPr>
        <w:pStyle w:val="NormalWeb"/>
      </w:pPr>
      <w:r>
        <w:t>Then, obviously, you need to register the resolver against your configuration:</w:t>
      </w:r>
    </w:p>
    <w:p w:rsidR="001E7B75" w:rsidRDefault="001E7B75" w:rsidP="001E7B75">
      <w:r>
        <w:rPr>
          <w:rStyle w:val="crayon-language"/>
        </w:rPr>
        <w:t>C#</w:t>
      </w:r>
    </w:p>
    <w:p w:rsidR="001E7B75" w:rsidRDefault="001E7B75" w:rsidP="001E7B75">
      <w:r>
        <w:object w:dxaOrig="2730" w:dyaOrig="1215">
          <v:shape id="_x0000_i1099" type="#_x0000_t75" style="width:136.5pt;height:60.75pt" o:ole="">
            <v:imagedata r:id="rId78" o:title=""/>
          </v:shape>
          <w:control r:id="rId79" w:name="DefaultOcxName22" w:shapeid="_x0000_i1099"/>
        </w:object>
      </w:r>
    </w:p>
    <w:tbl>
      <w:tblPr>
        <w:tblW w:w="0" w:type="auto"/>
        <w:tblCellSpacing w:w="15" w:type="dxa"/>
        <w:tblCellMar>
          <w:top w:w="15" w:type="dxa"/>
          <w:left w:w="15" w:type="dxa"/>
          <w:bottom w:w="15" w:type="dxa"/>
          <w:right w:w="15" w:type="dxa"/>
        </w:tblCellMar>
        <w:tblLook w:val="04A0"/>
      </w:tblPr>
      <w:tblGrid>
        <w:gridCol w:w="187"/>
        <w:gridCol w:w="7462"/>
      </w:tblGrid>
      <w:tr w:rsidR="001E7B75" w:rsidTr="001E7B75">
        <w:trPr>
          <w:tblCellSpacing w:w="15" w:type="dxa"/>
        </w:trPr>
        <w:tc>
          <w:tcPr>
            <w:tcW w:w="0" w:type="auto"/>
            <w:vAlign w:val="center"/>
            <w:hideMark/>
          </w:tcPr>
          <w:p w:rsidR="001E7B75" w:rsidRDefault="001E7B75" w:rsidP="001E7B75">
            <w:pPr>
              <w:rPr>
                <w:sz w:val="24"/>
                <w:szCs w:val="24"/>
              </w:rPr>
            </w:pPr>
            <w:r>
              <w:t>1</w:t>
            </w:r>
          </w:p>
        </w:tc>
        <w:tc>
          <w:tcPr>
            <w:tcW w:w="0" w:type="auto"/>
            <w:vAlign w:val="center"/>
            <w:hideMark/>
          </w:tcPr>
          <w:p w:rsidR="001E7B75" w:rsidRDefault="001E7B75" w:rsidP="001E7B75">
            <w:pPr>
              <w:rPr>
                <w:sz w:val="24"/>
                <w:szCs w:val="24"/>
              </w:rPr>
            </w:pPr>
            <w:r>
              <w:rPr>
                <w:rStyle w:val="crayon-v"/>
              </w:rPr>
              <w:t>config</w:t>
            </w:r>
            <w:r>
              <w:rPr>
                <w:rStyle w:val="crayon-sy"/>
              </w:rPr>
              <w:t>.</w:t>
            </w:r>
            <w:r>
              <w:rPr>
                <w:rStyle w:val="crayon-v"/>
              </w:rPr>
              <w:t>Services</w:t>
            </w:r>
            <w:r>
              <w:rPr>
                <w:rStyle w:val="crayon-sy"/>
              </w:rPr>
              <w:t>.</w:t>
            </w:r>
            <w:r>
              <w:rPr>
                <w:rStyle w:val="crayon-e"/>
              </w:rPr>
              <w:t>Replace</w:t>
            </w:r>
            <w:r>
              <w:rPr>
                <w:rStyle w:val="crayon-sy"/>
              </w:rPr>
              <w:t>(</w:t>
            </w:r>
            <w:r>
              <w:rPr>
                <w:rStyle w:val="crayon-r"/>
              </w:rPr>
              <w:t>typeof</w:t>
            </w:r>
            <w:r>
              <w:rPr>
                <w:rStyle w:val="crayon-sy"/>
              </w:rPr>
              <w:t>(</w:t>
            </w:r>
            <w:r>
              <w:rPr>
                <w:rStyle w:val="crayon-v"/>
              </w:rPr>
              <w:t>IAssembliesResolver</w:t>
            </w:r>
            <w:r>
              <w:rPr>
                <w:rStyle w:val="crayon-sy"/>
              </w:rPr>
              <w:t>),</w:t>
            </w:r>
            <w:r>
              <w:rPr>
                <w:rStyle w:val="crayon-h"/>
              </w:rPr>
              <w:t xml:space="preserve"> </w:t>
            </w:r>
            <w:r>
              <w:rPr>
                <w:rStyle w:val="crayon-r"/>
              </w:rPr>
              <w:t>new</w:t>
            </w:r>
            <w:r>
              <w:rPr>
                <w:rStyle w:val="crayon-h"/>
              </w:rPr>
              <w:t xml:space="preserve"> </w:t>
            </w:r>
            <w:r>
              <w:rPr>
                <w:rStyle w:val="crayon-e"/>
              </w:rPr>
              <w:t>MyAssemblyResolver</w:t>
            </w:r>
            <w:r>
              <w:rPr>
                <w:rStyle w:val="crayon-sy"/>
              </w:rPr>
              <w:t>());</w:t>
            </w:r>
          </w:p>
        </w:tc>
      </w:tr>
    </w:tbl>
    <w:p w:rsidR="001E7B75" w:rsidRDefault="001E7B75" w:rsidP="001E7B75">
      <w:pPr>
        <w:pStyle w:val="NormalWeb"/>
      </w:pPr>
      <w:r>
        <w:t xml:space="preserve">In this particular case we didn’t even implement the interface directly, but rather extended its default implementation. Since we add our source to the assembly source provided by default, this resolver looks both in to the </w:t>
      </w:r>
      <w:r>
        <w:rPr>
          <w:rStyle w:val="Emphasis"/>
        </w:rPr>
        <w:t>AppDomain.Current</w:t>
      </w:r>
      <w:r>
        <w:t xml:space="preserve"> and into our DLL path.</w:t>
      </w:r>
    </w:p>
    <w:p w:rsidR="001E7B75" w:rsidRDefault="001E7B75" w:rsidP="001E7B75">
      <w:pPr>
        <w:pStyle w:val="NormalWeb"/>
      </w:pPr>
      <w:r>
        <w:t>Once this solution is in place, Web API, whenever it will try to obtain list of assemblies to resolve controllers (at any point in the pipeline), will resort to this custom implementation.</w:t>
      </w:r>
    </w:p>
    <w:p w:rsidR="001E7B75" w:rsidRDefault="001E7B75" w:rsidP="001E7B75">
      <w:pPr>
        <w:pStyle w:val="Heading3"/>
      </w:pPr>
      <w:r>
        <w:lastRenderedPageBreak/>
        <w:t>Custom IHttpControllerTypeResolver</w:t>
      </w:r>
    </w:p>
    <w:p w:rsidR="001E7B75" w:rsidRDefault="001E7B75" w:rsidP="001E7B75">
      <w:pPr>
        <w:pStyle w:val="NormalWeb"/>
      </w:pPr>
      <w:r>
        <w:t xml:space="preserve">A bit deeper in the pipeline lies </w:t>
      </w:r>
      <w:r>
        <w:rPr>
          <w:rStyle w:val="Emphasis"/>
        </w:rPr>
        <w:t>IHttpControllerTypeResolver</w:t>
      </w:r>
      <w:r>
        <w:t xml:space="preserve"> which is responsible of taking in assemblies resolved by </w:t>
      </w:r>
      <w:r>
        <w:rPr>
          <w:rStyle w:val="Emphasis"/>
        </w:rPr>
        <w:t>IAssembliesResolver</w:t>
      </w:r>
      <w:r>
        <w:t xml:space="preserve"> and discover the types matching the predefined controller definition.</w:t>
      </w:r>
    </w:p>
    <w:p w:rsidR="001E7B75" w:rsidRDefault="001E7B75" w:rsidP="001E7B75">
      <w:pPr>
        <w:pStyle w:val="NormalWeb"/>
      </w:pPr>
      <w:r>
        <w:t xml:space="preserve">Due to such design, you can actually bypass implementing </w:t>
      </w:r>
      <w:r>
        <w:rPr>
          <w:rStyle w:val="Emphasis"/>
        </w:rPr>
        <w:t>IAssembliesResolver</w:t>
      </w:r>
      <w:r>
        <w:t xml:space="preserve"> altogether, and bunch up both assembly discovery and type discovery in a single place. This is useful if you wish to modify the rules which Web API uses to discover controller types.</w:t>
      </w:r>
    </w:p>
    <w:p w:rsidR="001E7B75" w:rsidRDefault="001E7B75" w:rsidP="001E7B75">
      <w:pPr>
        <w:pStyle w:val="NormalWeb"/>
      </w:pPr>
      <w:r>
        <w:t>The default rule set for a type to be discovered as valid API controller is as follows:</w:t>
      </w:r>
    </w:p>
    <w:p w:rsidR="001E7B75" w:rsidRDefault="001E7B75" w:rsidP="001E7B75">
      <w:pPr>
        <w:numPr>
          <w:ilvl w:val="0"/>
          <w:numId w:val="16"/>
        </w:numPr>
        <w:spacing w:before="100" w:beforeAutospacing="1" w:after="100" w:afterAutospacing="1" w:line="240" w:lineRule="auto"/>
      </w:pPr>
      <w:r>
        <w:t xml:space="preserve">– implements </w:t>
      </w:r>
      <w:r>
        <w:rPr>
          <w:rStyle w:val="Emphasis"/>
        </w:rPr>
        <w:t>IHttpController</w:t>
      </w:r>
      <w:r>
        <w:t xml:space="preserve"> (or inherits from </w:t>
      </w:r>
      <w:r>
        <w:rPr>
          <w:rStyle w:val="Emphasis"/>
        </w:rPr>
        <w:t>ApiController</w:t>
      </w:r>
      <w:r>
        <w:t>)</w:t>
      </w:r>
    </w:p>
    <w:p w:rsidR="001E7B75" w:rsidRDefault="001E7B75" w:rsidP="001E7B75">
      <w:pPr>
        <w:numPr>
          <w:ilvl w:val="0"/>
          <w:numId w:val="16"/>
        </w:numPr>
        <w:spacing w:before="100" w:beforeAutospacing="1" w:after="100" w:afterAutospacing="1" w:line="240" w:lineRule="auto"/>
      </w:pPr>
      <w:r>
        <w:t xml:space="preserve">– is a public class </w:t>
      </w:r>
    </w:p>
    <w:p w:rsidR="001E7B75" w:rsidRDefault="001E7B75" w:rsidP="001E7B75">
      <w:pPr>
        <w:numPr>
          <w:ilvl w:val="0"/>
          <w:numId w:val="16"/>
        </w:numPr>
        <w:spacing w:before="100" w:beforeAutospacing="1" w:after="100" w:afterAutospacing="1" w:line="240" w:lineRule="auto"/>
      </w:pPr>
      <w:r>
        <w:t>– is a non-abstract class</w:t>
      </w:r>
    </w:p>
    <w:p w:rsidR="001E7B75" w:rsidRDefault="001E7B75" w:rsidP="001E7B75">
      <w:pPr>
        <w:numPr>
          <w:ilvl w:val="0"/>
          <w:numId w:val="16"/>
        </w:numPr>
        <w:spacing w:before="100" w:beforeAutospacing="1" w:after="100" w:afterAutospacing="1" w:line="240" w:lineRule="auto"/>
      </w:pPr>
      <w:r>
        <w:t>– has a “Controller” suffix</w:t>
      </w:r>
    </w:p>
    <w:p w:rsidR="001E7B75" w:rsidRDefault="001E7B75" w:rsidP="001E7B75">
      <w:pPr>
        <w:pStyle w:val="NormalWeb"/>
      </w:pPr>
      <w:r>
        <w:t xml:space="preserve">These rules are represented by the following method, found on </w:t>
      </w:r>
      <w:r>
        <w:rPr>
          <w:rStyle w:val="Emphasis"/>
        </w:rPr>
        <w:t>DefaultHttpControllerTypeResolver</w:t>
      </w:r>
      <w:r>
        <w:t>.</w:t>
      </w:r>
    </w:p>
    <w:p w:rsidR="001E7B75" w:rsidRDefault="001E7B75" w:rsidP="001E7B75">
      <w:r>
        <w:rPr>
          <w:rStyle w:val="crayon-language"/>
        </w:rPr>
        <w:t>C#</w:t>
      </w:r>
    </w:p>
    <w:p w:rsidR="001E7B75" w:rsidRDefault="001E7B75" w:rsidP="001E7B75">
      <w:r>
        <w:object w:dxaOrig="2730" w:dyaOrig="1215">
          <v:shape id="_x0000_i1098" type="#_x0000_t75" style="width:136.5pt;height:60.75pt" o:ole="">
            <v:imagedata r:id="rId80" o:title=""/>
          </v:shape>
          <w:control r:id="rId81" w:name="DefaultOcxName32" w:shapeid="_x0000_i1098"/>
        </w:object>
      </w:r>
    </w:p>
    <w:tbl>
      <w:tblPr>
        <w:tblW w:w="0" w:type="auto"/>
        <w:tblCellSpacing w:w="15" w:type="dxa"/>
        <w:tblCellMar>
          <w:top w:w="15" w:type="dxa"/>
          <w:left w:w="15" w:type="dxa"/>
          <w:bottom w:w="15" w:type="dxa"/>
          <w:right w:w="15" w:type="dxa"/>
        </w:tblCellMar>
        <w:tblLook w:val="04A0"/>
      </w:tblPr>
      <w:tblGrid>
        <w:gridCol w:w="299"/>
        <w:gridCol w:w="4471"/>
      </w:tblGrid>
      <w:tr w:rsidR="001E7B75" w:rsidTr="001E7B75">
        <w:trPr>
          <w:tblCellSpacing w:w="15" w:type="dxa"/>
        </w:trPr>
        <w:tc>
          <w:tcPr>
            <w:tcW w:w="0" w:type="auto"/>
            <w:vAlign w:val="center"/>
            <w:hideMark/>
          </w:tcPr>
          <w:p w:rsidR="001E7B75" w:rsidRDefault="001E7B75" w:rsidP="001E7B75">
            <w:r>
              <w:t>1</w:t>
            </w:r>
          </w:p>
          <w:p w:rsidR="001E7B75" w:rsidRDefault="001E7B75" w:rsidP="001E7B75">
            <w:r>
              <w:t>2</w:t>
            </w:r>
          </w:p>
          <w:p w:rsidR="001E7B75" w:rsidRDefault="001E7B75" w:rsidP="001E7B75">
            <w:r>
              <w:t>3</w:t>
            </w:r>
          </w:p>
          <w:p w:rsidR="001E7B75" w:rsidRDefault="001E7B75" w:rsidP="001E7B75">
            <w:r>
              <w:t>4</w:t>
            </w:r>
          </w:p>
          <w:p w:rsidR="001E7B75" w:rsidRDefault="001E7B75" w:rsidP="001E7B75">
            <w:r>
              <w:t>5</w:t>
            </w:r>
          </w:p>
          <w:p w:rsidR="001E7B75" w:rsidRDefault="001E7B75" w:rsidP="001E7B75">
            <w:r>
              <w:t>6</w:t>
            </w:r>
          </w:p>
          <w:p w:rsidR="001E7B75" w:rsidRDefault="001E7B75" w:rsidP="001E7B75">
            <w:r>
              <w:t>7</w:t>
            </w:r>
          </w:p>
          <w:p w:rsidR="001E7B75" w:rsidRDefault="001E7B75" w:rsidP="001E7B75">
            <w:r>
              <w:t>8</w:t>
            </w:r>
          </w:p>
          <w:p w:rsidR="001E7B75" w:rsidRDefault="001E7B75" w:rsidP="001E7B75">
            <w:r>
              <w:t>9</w:t>
            </w:r>
          </w:p>
          <w:p w:rsidR="001E7B75" w:rsidRDefault="001E7B75" w:rsidP="001E7B75">
            <w:r>
              <w:t>10</w:t>
            </w:r>
          </w:p>
          <w:p w:rsidR="001E7B75" w:rsidRDefault="001E7B75" w:rsidP="001E7B75">
            <w:pPr>
              <w:rPr>
                <w:sz w:val="24"/>
                <w:szCs w:val="24"/>
              </w:rPr>
            </w:pPr>
            <w:r>
              <w:t>11</w:t>
            </w:r>
          </w:p>
        </w:tc>
        <w:tc>
          <w:tcPr>
            <w:tcW w:w="0" w:type="auto"/>
            <w:vAlign w:val="center"/>
            <w:hideMark/>
          </w:tcPr>
          <w:p w:rsidR="001E7B75" w:rsidRDefault="001E7B75" w:rsidP="001E7B75">
            <w:r>
              <w:rPr>
                <w:rStyle w:val="crayon-m"/>
              </w:rPr>
              <w:t>internal</w:t>
            </w:r>
            <w:r>
              <w:rPr>
                <w:rStyle w:val="crayon-h"/>
              </w:rPr>
              <w:t xml:space="preserve"> </w:t>
            </w:r>
            <w:r>
              <w:rPr>
                <w:rStyle w:val="crayon-m"/>
              </w:rPr>
              <w:t>static</w:t>
            </w:r>
            <w:r>
              <w:rPr>
                <w:rStyle w:val="crayon-h"/>
              </w:rPr>
              <w:t xml:space="preserve"> </w:t>
            </w:r>
            <w:r>
              <w:rPr>
                <w:rStyle w:val="crayon-t"/>
              </w:rPr>
              <w:t>bool</w:t>
            </w:r>
            <w:r>
              <w:rPr>
                <w:rStyle w:val="crayon-h"/>
              </w:rPr>
              <w:t xml:space="preserve"> </w:t>
            </w:r>
            <w:r>
              <w:rPr>
                <w:rStyle w:val="crayon-e"/>
              </w:rPr>
              <w:t>IsControllerType</w:t>
            </w:r>
            <w:r>
              <w:rPr>
                <w:rStyle w:val="crayon-sy"/>
              </w:rPr>
              <w:t>(</w:t>
            </w:r>
            <w:r>
              <w:rPr>
                <w:rStyle w:val="crayon-i"/>
              </w:rPr>
              <w:t>Type</w:t>
            </w:r>
            <w:r>
              <w:rPr>
                <w:rStyle w:val="crayon-h"/>
              </w:rPr>
              <w:t xml:space="preserve"> </w:t>
            </w:r>
            <w:r>
              <w:rPr>
                <w:rStyle w:val="crayon-v"/>
              </w:rPr>
              <w:t>t</w:t>
            </w:r>
            <w:r>
              <w:rPr>
                <w:rStyle w:val="crayon-sy"/>
              </w:rPr>
              <w:t>)</w:t>
            </w:r>
          </w:p>
          <w:p w:rsidR="001E7B75" w:rsidRDefault="001E7B75" w:rsidP="001E7B75">
            <w:r>
              <w:rPr>
                <w:rStyle w:val="crayon-sy"/>
              </w:rPr>
              <w:t>{</w:t>
            </w:r>
          </w:p>
          <w:p w:rsidR="001E7B75" w:rsidRDefault="001E7B75" w:rsidP="001E7B75">
            <w:r>
              <w:rPr>
                <w:rStyle w:val="crayon-h"/>
              </w:rPr>
              <w:t xml:space="preserve">   </w:t>
            </w:r>
            <w:r>
              <w:rPr>
                <w:rStyle w:val="crayon-v"/>
              </w:rPr>
              <w:t>Contract</w:t>
            </w:r>
            <w:r>
              <w:rPr>
                <w:rStyle w:val="crayon-sy"/>
              </w:rPr>
              <w:t>.</w:t>
            </w:r>
            <w:r>
              <w:rPr>
                <w:rStyle w:val="crayon-e"/>
              </w:rPr>
              <w:t>Assert</w:t>
            </w:r>
            <w:r>
              <w:rPr>
                <w:rStyle w:val="crayon-sy"/>
              </w:rPr>
              <w:t>(</w:t>
            </w:r>
            <w:r>
              <w:rPr>
                <w:rStyle w:val="crayon-v"/>
              </w:rPr>
              <w:t>t</w:t>
            </w:r>
            <w:r>
              <w:rPr>
                <w:rStyle w:val="crayon-h"/>
              </w:rPr>
              <w:t xml:space="preserve"> </w:t>
            </w:r>
            <w:r>
              <w:rPr>
                <w:rStyle w:val="crayon-o"/>
              </w:rPr>
              <w:t>!=</w:t>
            </w:r>
            <w:r>
              <w:rPr>
                <w:rStyle w:val="crayon-h"/>
              </w:rPr>
              <w:t xml:space="preserve"> </w:t>
            </w:r>
            <w:r>
              <w:rPr>
                <w:rStyle w:val="crayon-t"/>
              </w:rPr>
              <w:t>null</w:t>
            </w:r>
            <w:r>
              <w:rPr>
                <w:rStyle w:val="crayon-sy"/>
              </w:rPr>
              <w:t>);</w:t>
            </w:r>
          </w:p>
          <w:p w:rsidR="001E7B75" w:rsidRDefault="001E7B75" w:rsidP="001E7B75">
            <w:r>
              <w:rPr>
                <w:rStyle w:val="crayon-h"/>
              </w:rPr>
              <w:t xml:space="preserve">   </w:t>
            </w:r>
            <w:r>
              <w:rPr>
                <w:rStyle w:val="crayon-st"/>
              </w:rPr>
              <w:t>return</w:t>
            </w:r>
          </w:p>
          <w:p w:rsidR="001E7B75" w:rsidRDefault="001E7B75" w:rsidP="001E7B75">
            <w:r>
              <w:rPr>
                <w:rStyle w:val="crayon-h"/>
              </w:rPr>
              <w:t xml:space="preserve">   </w:t>
            </w:r>
            <w:r>
              <w:rPr>
                <w:rStyle w:val="crayon-v"/>
              </w:rPr>
              <w:t>t</w:t>
            </w:r>
            <w:r>
              <w:rPr>
                <w:rStyle w:val="crayon-h"/>
              </w:rPr>
              <w:t xml:space="preserve"> </w:t>
            </w:r>
            <w:r>
              <w:rPr>
                <w:rStyle w:val="crayon-o"/>
              </w:rPr>
              <w:t>!=</w:t>
            </w:r>
            <w:r>
              <w:rPr>
                <w:rStyle w:val="crayon-h"/>
              </w:rPr>
              <w:t xml:space="preserve"> </w:t>
            </w:r>
            <w:r>
              <w:rPr>
                <w:rStyle w:val="crayon-t"/>
              </w:rPr>
              <w:t>null</w:t>
            </w:r>
            <w:r>
              <w:rPr>
                <w:rStyle w:val="crayon-h"/>
              </w:rPr>
              <w:t xml:space="preserve"> </w:t>
            </w:r>
            <w:r>
              <w:rPr>
                <w:rStyle w:val="crayon-o"/>
              </w:rPr>
              <w:t>&amp;&amp;</w:t>
            </w:r>
          </w:p>
          <w:p w:rsidR="001E7B75" w:rsidRDefault="001E7B75" w:rsidP="001E7B75">
            <w:r>
              <w:rPr>
                <w:rStyle w:val="crayon-h"/>
              </w:rPr>
              <w:t xml:space="preserve">   </w:t>
            </w:r>
            <w:r>
              <w:rPr>
                <w:rStyle w:val="crayon-v"/>
              </w:rPr>
              <w:t>t</w:t>
            </w:r>
            <w:r>
              <w:rPr>
                <w:rStyle w:val="crayon-sy"/>
              </w:rPr>
              <w:t>.</w:t>
            </w:r>
            <w:r>
              <w:rPr>
                <w:rStyle w:val="crayon-v"/>
              </w:rPr>
              <w:t>IsClass</w:t>
            </w:r>
            <w:r>
              <w:rPr>
                <w:rStyle w:val="crayon-h"/>
              </w:rPr>
              <w:t xml:space="preserve"> </w:t>
            </w:r>
            <w:r>
              <w:rPr>
                <w:rStyle w:val="crayon-o"/>
              </w:rPr>
              <w:t>&amp;&amp;</w:t>
            </w:r>
          </w:p>
          <w:p w:rsidR="001E7B75" w:rsidRDefault="001E7B75" w:rsidP="001E7B75">
            <w:r>
              <w:rPr>
                <w:rStyle w:val="crayon-h"/>
              </w:rPr>
              <w:t xml:space="preserve">   </w:t>
            </w:r>
            <w:r>
              <w:rPr>
                <w:rStyle w:val="crayon-v"/>
              </w:rPr>
              <w:t>t</w:t>
            </w:r>
            <w:r>
              <w:rPr>
                <w:rStyle w:val="crayon-sy"/>
              </w:rPr>
              <w:t>.</w:t>
            </w:r>
            <w:r>
              <w:rPr>
                <w:rStyle w:val="crayon-v"/>
              </w:rPr>
              <w:t>IsVisible</w:t>
            </w:r>
            <w:r>
              <w:rPr>
                <w:rStyle w:val="crayon-h"/>
              </w:rPr>
              <w:t xml:space="preserve"> </w:t>
            </w:r>
            <w:r>
              <w:rPr>
                <w:rStyle w:val="crayon-o"/>
              </w:rPr>
              <w:t>&amp;&amp;</w:t>
            </w:r>
          </w:p>
          <w:p w:rsidR="001E7B75" w:rsidRDefault="001E7B75" w:rsidP="001E7B75">
            <w:r>
              <w:rPr>
                <w:rStyle w:val="crayon-h"/>
              </w:rPr>
              <w:t xml:space="preserve">   </w:t>
            </w:r>
            <w:r>
              <w:rPr>
                <w:rStyle w:val="crayon-o"/>
              </w:rPr>
              <w:t>!</w:t>
            </w:r>
            <w:r>
              <w:rPr>
                <w:rStyle w:val="crayon-v"/>
              </w:rPr>
              <w:t>t</w:t>
            </w:r>
            <w:r>
              <w:rPr>
                <w:rStyle w:val="crayon-sy"/>
              </w:rPr>
              <w:t>.</w:t>
            </w:r>
            <w:r>
              <w:rPr>
                <w:rStyle w:val="crayon-v"/>
              </w:rPr>
              <w:t>IsAbstract</w:t>
            </w:r>
            <w:r>
              <w:rPr>
                <w:rStyle w:val="crayon-h"/>
              </w:rPr>
              <w:t xml:space="preserve"> </w:t>
            </w:r>
            <w:r>
              <w:rPr>
                <w:rStyle w:val="crayon-o"/>
              </w:rPr>
              <w:t>&amp;&amp;</w:t>
            </w:r>
          </w:p>
          <w:p w:rsidR="001E7B75" w:rsidRDefault="001E7B75" w:rsidP="001E7B75">
            <w:r>
              <w:rPr>
                <w:rStyle w:val="crayon-h"/>
              </w:rPr>
              <w:t xml:space="preserve">   </w:t>
            </w:r>
            <w:r>
              <w:rPr>
                <w:rStyle w:val="crayon-r"/>
              </w:rPr>
              <w:t>typeof</w:t>
            </w:r>
            <w:r>
              <w:rPr>
                <w:rStyle w:val="crayon-sy"/>
              </w:rPr>
              <w:t>(</w:t>
            </w:r>
            <w:r>
              <w:rPr>
                <w:rStyle w:val="crayon-v"/>
              </w:rPr>
              <w:t>IHttpController</w:t>
            </w:r>
            <w:r>
              <w:rPr>
                <w:rStyle w:val="crayon-sy"/>
              </w:rPr>
              <w:t>).</w:t>
            </w:r>
            <w:r>
              <w:rPr>
                <w:rStyle w:val="crayon-e"/>
              </w:rPr>
              <w:t>IsAssignableFrom</w:t>
            </w:r>
            <w:r>
              <w:rPr>
                <w:rStyle w:val="crayon-sy"/>
              </w:rPr>
              <w:t>(</w:t>
            </w:r>
            <w:r>
              <w:rPr>
                <w:rStyle w:val="crayon-v"/>
              </w:rPr>
              <w:t>t</w:t>
            </w:r>
            <w:r>
              <w:rPr>
                <w:rStyle w:val="crayon-sy"/>
              </w:rPr>
              <w:t>)</w:t>
            </w:r>
            <w:r>
              <w:rPr>
                <w:rStyle w:val="crayon-h"/>
              </w:rPr>
              <w:t xml:space="preserve"> </w:t>
            </w:r>
            <w:r>
              <w:rPr>
                <w:rStyle w:val="crayon-o"/>
              </w:rPr>
              <w:t>&amp;&amp;</w:t>
            </w:r>
          </w:p>
          <w:p w:rsidR="001E7B75" w:rsidRDefault="001E7B75" w:rsidP="001E7B75">
            <w:r>
              <w:rPr>
                <w:rStyle w:val="crayon-h"/>
              </w:rPr>
              <w:t xml:space="preserve">   </w:t>
            </w:r>
            <w:r>
              <w:rPr>
                <w:rStyle w:val="crayon-e"/>
              </w:rPr>
              <w:t>HasValidControllerName</w:t>
            </w:r>
            <w:r>
              <w:rPr>
                <w:rStyle w:val="crayon-sy"/>
              </w:rPr>
              <w:t>(</w:t>
            </w:r>
            <w:r>
              <w:rPr>
                <w:rStyle w:val="crayon-v"/>
              </w:rPr>
              <w:t>t</w:t>
            </w:r>
            <w:r>
              <w:rPr>
                <w:rStyle w:val="crayon-sy"/>
              </w:rPr>
              <w:t>);</w:t>
            </w:r>
          </w:p>
          <w:p w:rsidR="001E7B75" w:rsidRDefault="001E7B75" w:rsidP="001E7B75">
            <w:pPr>
              <w:rPr>
                <w:sz w:val="24"/>
                <w:szCs w:val="24"/>
              </w:rPr>
            </w:pPr>
            <w:r>
              <w:rPr>
                <w:rStyle w:val="crayon-sy"/>
              </w:rPr>
              <w:t>}</w:t>
            </w:r>
          </w:p>
        </w:tc>
      </w:tr>
    </w:tbl>
    <w:p w:rsidR="001E7B75" w:rsidRDefault="001E7B75" w:rsidP="001E7B75">
      <w:pPr>
        <w:pStyle w:val="NormalWeb"/>
      </w:pPr>
      <w:r>
        <w:lastRenderedPageBreak/>
        <w:t xml:space="preserve">You could implement your own rules on top of that. An example implementation could extend the default </w:t>
      </w:r>
      <w:r>
        <w:rPr>
          <w:rStyle w:val="Emphasis"/>
        </w:rPr>
        <w:t>DefaultHttpControllerTypeResolver</w:t>
      </w:r>
      <w:r>
        <w:t xml:space="preserve"> as follows:</w:t>
      </w:r>
    </w:p>
    <w:p w:rsidR="001E7B75" w:rsidRDefault="001E7B75" w:rsidP="001E7B75">
      <w:r>
        <w:rPr>
          <w:rStyle w:val="crayon-language"/>
        </w:rPr>
        <w:t>C#</w:t>
      </w:r>
    </w:p>
    <w:p w:rsidR="001E7B75" w:rsidRDefault="001E7B75" w:rsidP="001E7B75">
      <w:r>
        <w:object w:dxaOrig="2730" w:dyaOrig="1215">
          <v:shape id="_x0000_i1097" type="#_x0000_t75" style="width:136.5pt;height:60.75pt" o:ole="">
            <v:imagedata r:id="rId82" o:title=""/>
          </v:shape>
          <w:control r:id="rId83" w:name="DefaultOcxName42" w:shapeid="_x0000_i1097"/>
        </w:object>
      </w:r>
    </w:p>
    <w:tbl>
      <w:tblPr>
        <w:tblW w:w="0" w:type="auto"/>
        <w:tblCellSpacing w:w="15" w:type="dxa"/>
        <w:tblCellMar>
          <w:top w:w="15" w:type="dxa"/>
          <w:left w:w="15" w:type="dxa"/>
          <w:bottom w:w="15" w:type="dxa"/>
          <w:right w:w="15" w:type="dxa"/>
        </w:tblCellMar>
        <w:tblLook w:val="04A0"/>
      </w:tblPr>
      <w:tblGrid>
        <w:gridCol w:w="299"/>
        <w:gridCol w:w="7639"/>
      </w:tblGrid>
      <w:tr w:rsidR="001E7B75" w:rsidTr="001E7B75">
        <w:trPr>
          <w:tblCellSpacing w:w="15" w:type="dxa"/>
        </w:trPr>
        <w:tc>
          <w:tcPr>
            <w:tcW w:w="0" w:type="auto"/>
            <w:vAlign w:val="center"/>
            <w:hideMark/>
          </w:tcPr>
          <w:p w:rsidR="001E7B75" w:rsidRDefault="001E7B75" w:rsidP="001E7B75">
            <w:r>
              <w:t>1</w:t>
            </w:r>
          </w:p>
          <w:p w:rsidR="001E7B75" w:rsidRDefault="001E7B75" w:rsidP="001E7B75">
            <w:r>
              <w:t>2</w:t>
            </w:r>
          </w:p>
          <w:p w:rsidR="001E7B75" w:rsidRDefault="001E7B75" w:rsidP="001E7B75">
            <w:r>
              <w:t>3</w:t>
            </w:r>
          </w:p>
          <w:p w:rsidR="001E7B75" w:rsidRDefault="001E7B75" w:rsidP="001E7B75">
            <w:r>
              <w:t>4</w:t>
            </w:r>
          </w:p>
          <w:p w:rsidR="001E7B75" w:rsidRDefault="001E7B75" w:rsidP="001E7B75">
            <w:r>
              <w:t>5</w:t>
            </w:r>
          </w:p>
          <w:p w:rsidR="001E7B75" w:rsidRDefault="001E7B75" w:rsidP="001E7B75">
            <w:r>
              <w:t>6</w:t>
            </w:r>
          </w:p>
          <w:p w:rsidR="001E7B75" w:rsidRDefault="001E7B75" w:rsidP="001E7B75">
            <w:r>
              <w:t>7</w:t>
            </w:r>
          </w:p>
          <w:p w:rsidR="001E7B75" w:rsidRDefault="001E7B75" w:rsidP="001E7B75">
            <w:r>
              <w:t>8</w:t>
            </w:r>
          </w:p>
          <w:p w:rsidR="001E7B75" w:rsidRDefault="001E7B75" w:rsidP="001E7B75">
            <w:r>
              <w:t>9</w:t>
            </w:r>
          </w:p>
          <w:p w:rsidR="001E7B75" w:rsidRDefault="001E7B75" w:rsidP="001E7B75">
            <w:r>
              <w:t>10</w:t>
            </w:r>
          </w:p>
          <w:p w:rsidR="001E7B75" w:rsidRDefault="001E7B75" w:rsidP="001E7B75">
            <w:r>
              <w:t>11</w:t>
            </w:r>
          </w:p>
          <w:p w:rsidR="001E7B75" w:rsidRDefault="001E7B75" w:rsidP="001E7B75">
            <w:r>
              <w:t>12</w:t>
            </w:r>
          </w:p>
          <w:p w:rsidR="001E7B75" w:rsidRDefault="001E7B75" w:rsidP="001E7B75">
            <w:r>
              <w:t>13</w:t>
            </w:r>
          </w:p>
          <w:p w:rsidR="001E7B75" w:rsidRDefault="001E7B75" w:rsidP="001E7B75">
            <w:r>
              <w:t>14</w:t>
            </w:r>
          </w:p>
          <w:p w:rsidR="001E7B75" w:rsidRDefault="001E7B75" w:rsidP="001E7B75">
            <w:r>
              <w:t>15</w:t>
            </w:r>
          </w:p>
          <w:p w:rsidR="001E7B75" w:rsidRDefault="001E7B75" w:rsidP="001E7B75">
            <w:r>
              <w:t>16</w:t>
            </w:r>
          </w:p>
          <w:p w:rsidR="001E7B75" w:rsidRDefault="001E7B75" w:rsidP="001E7B75">
            <w:pPr>
              <w:rPr>
                <w:sz w:val="24"/>
                <w:szCs w:val="24"/>
              </w:rPr>
            </w:pPr>
            <w:r>
              <w:t>17</w:t>
            </w:r>
          </w:p>
        </w:tc>
        <w:tc>
          <w:tcPr>
            <w:tcW w:w="0" w:type="auto"/>
            <w:vAlign w:val="center"/>
            <w:hideMark/>
          </w:tcPr>
          <w:p w:rsidR="001E7B75" w:rsidRDefault="001E7B75" w:rsidP="001E7B75">
            <w:r>
              <w:rPr>
                <w:rStyle w:val="crayon-m"/>
              </w:rPr>
              <w:t>public</w:t>
            </w:r>
            <w:r>
              <w:rPr>
                <w:rStyle w:val="crayon-h"/>
              </w:rPr>
              <w:t xml:space="preserve"> </w:t>
            </w:r>
            <w:r>
              <w:rPr>
                <w:rStyle w:val="crayon-t"/>
              </w:rPr>
              <w:t>class</w:t>
            </w:r>
            <w:r>
              <w:rPr>
                <w:rStyle w:val="crayon-h"/>
              </w:rPr>
              <w:t xml:space="preserve"> </w:t>
            </w:r>
            <w:r>
              <w:rPr>
                <w:rStyle w:val="crayon-v"/>
              </w:rPr>
              <w:t>CustomHttpControllerTypeResolver</w:t>
            </w:r>
            <w:r>
              <w:rPr>
                <w:rStyle w:val="crayon-h"/>
              </w:rPr>
              <w:t xml:space="preserve"> </w:t>
            </w:r>
            <w:r>
              <w:rPr>
                <w:rStyle w:val="crayon-o"/>
              </w:rPr>
              <w:t>:</w:t>
            </w:r>
            <w:r>
              <w:rPr>
                <w:rStyle w:val="crayon-h"/>
              </w:rPr>
              <w:t xml:space="preserve"> </w:t>
            </w:r>
            <w:r>
              <w:rPr>
                <w:rStyle w:val="crayon-e"/>
              </w:rPr>
              <w:t>DefaultHttpControllerTypeResolver</w:t>
            </w:r>
          </w:p>
          <w:p w:rsidR="001E7B75" w:rsidRDefault="001E7B75" w:rsidP="001E7B75">
            <w:r>
              <w:rPr>
                <w:rStyle w:val="crayon-sy"/>
              </w:rPr>
              <w:t>{</w:t>
            </w:r>
          </w:p>
          <w:p w:rsidR="001E7B75" w:rsidRDefault="001E7B75" w:rsidP="001E7B75">
            <w:r>
              <w:rPr>
                <w:rStyle w:val="crayon-h"/>
              </w:rPr>
              <w:t>    </w:t>
            </w:r>
            <w:r>
              <w:rPr>
                <w:rStyle w:val="crayon-m"/>
              </w:rPr>
              <w:t>public</w:t>
            </w:r>
            <w:r>
              <w:rPr>
                <w:rStyle w:val="crayon-h"/>
              </w:rPr>
              <w:t xml:space="preserve"> </w:t>
            </w:r>
            <w:r>
              <w:rPr>
                <w:rStyle w:val="crayon-e"/>
              </w:rPr>
              <w:t>CustomHttpControllerTypeResolver</w:t>
            </w:r>
            <w:r>
              <w:rPr>
                <w:rStyle w:val="crayon-sy"/>
              </w:rPr>
              <w:t>()</w:t>
            </w:r>
          </w:p>
          <w:p w:rsidR="001E7B75" w:rsidRDefault="001E7B75" w:rsidP="001E7B75">
            <w:r>
              <w:rPr>
                <w:rStyle w:val="crayon-h"/>
              </w:rPr>
              <w:t>            </w:t>
            </w:r>
            <w:r>
              <w:rPr>
                <w:rStyle w:val="crayon-o"/>
              </w:rPr>
              <w:t>:</w:t>
            </w:r>
            <w:r>
              <w:rPr>
                <w:rStyle w:val="crayon-h"/>
              </w:rPr>
              <w:t xml:space="preserve"> </w:t>
            </w:r>
            <w:r>
              <w:rPr>
                <w:rStyle w:val="crayon-r"/>
              </w:rPr>
              <w:t>base</w:t>
            </w:r>
            <w:r>
              <w:rPr>
                <w:rStyle w:val="crayon-sy"/>
              </w:rPr>
              <w:t>(</w:t>
            </w:r>
            <w:r>
              <w:rPr>
                <w:rStyle w:val="crayon-v"/>
              </w:rPr>
              <w:t>IsHttpEndpoint</w:t>
            </w:r>
            <w:r>
              <w:rPr>
                <w:rStyle w:val="crayon-sy"/>
              </w:rPr>
              <w:t>)</w:t>
            </w:r>
          </w:p>
          <w:p w:rsidR="001E7B75" w:rsidRDefault="001E7B75" w:rsidP="001E7B75">
            <w:r>
              <w:rPr>
                <w:rStyle w:val="crayon-h"/>
              </w:rPr>
              <w:t>    </w:t>
            </w:r>
            <w:r>
              <w:rPr>
                <w:rStyle w:val="crayon-sy"/>
              </w:rPr>
              <w:t>{}</w:t>
            </w:r>
          </w:p>
          <w:p w:rsidR="001E7B75" w:rsidRDefault="001E7B75" w:rsidP="001E7B75">
            <w:r>
              <w:t> </w:t>
            </w:r>
          </w:p>
          <w:p w:rsidR="001E7B75" w:rsidRDefault="001E7B75" w:rsidP="001E7B75">
            <w:r>
              <w:rPr>
                <w:rStyle w:val="crayon-h"/>
              </w:rPr>
              <w:t>    </w:t>
            </w:r>
            <w:r>
              <w:rPr>
                <w:rStyle w:val="crayon-m"/>
              </w:rPr>
              <w:t>internal</w:t>
            </w:r>
            <w:r>
              <w:rPr>
                <w:rStyle w:val="crayon-h"/>
              </w:rPr>
              <w:t xml:space="preserve"> </w:t>
            </w:r>
            <w:r>
              <w:rPr>
                <w:rStyle w:val="crayon-m"/>
              </w:rPr>
              <w:t>static</w:t>
            </w:r>
            <w:r>
              <w:rPr>
                <w:rStyle w:val="crayon-h"/>
              </w:rPr>
              <w:t xml:space="preserve"> </w:t>
            </w:r>
            <w:r>
              <w:rPr>
                <w:rStyle w:val="crayon-t"/>
              </w:rPr>
              <w:t>bool</w:t>
            </w:r>
            <w:r>
              <w:rPr>
                <w:rStyle w:val="crayon-h"/>
              </w:rPr>
              <w:t xml:space="preserve"> </w:t>
            </w:r>
            <w:r>
              <w:rPr>
                <w:rStyle w:val="crayon-e"/>
              </w:rPr>
              <w:t>IsHttpEndpoint</w:t>
            </w:r>
            <w:r>
              <w:rPr>
                <w:rStyle w:val="crayon-sy"/>
              </w:rPr>
              <w:t>(</w:t>
            </w:r>
            <w:r>
              <w:rPr>
                <w:rStyle w:val="crayon-i"/>
              </w:rPr>
              <w:t>Type</w:t>
            </w:r>
            <w:r>
              <w:rPr>
                <w:rStyle w:val="crayon-h"/>
              </w:rPr>
              <w:t xml:space="preserve"> </w:t>
            </w:r>
            <w:r>
              <w:rPr>
                <w:rStyle w:val="crayon-v"/>
              </w:rPr>
              <w:t>t</w:t>
            </w:r>
            <w:r>
              <w:rPr>
                <w:rStyle w:val="crayon-sy"/>
              </w:rPr>
              <w:t>)</w:t>
            </w:r>
          </w:p>
          <w:p w:rsidR="001E7B75" w:rsidRDefault="001E7B75" w:rsidP="001E7B75">
            <w:r>
              <w:rPr>
                <w:rStyle w:val="crayon-h"/>
              </w:rPr>
              <w:t>    </w:t>
            </w:r>
            <w:r>
              <w:rPr>
                <w:rStyle w:val="crayon-sy"/>
              </w:rPr>
              <w:t>{</w:t>
            </w:r>
          </w:p>
          <w:p w:rsidR="001E7B75" w:rsidRDefault="001E7B75" w:rsidP="001E7B75">
            <w:r>
              <w:rPr>
                <w:rStyle w:val="crayon-h"/>
              </w:rPr>
              <w:t xml:space="preserve">       </w:t>
            </w:r>
            <w:r>
              <w:rPr>
                <w:rStyle w:val="crayon-st"/>
              </w:rPr>
              <w:t>if</w:t>
            </w:r>
            <w:r>
              <w:rPr>
                <w:rStyle w:val="crayon-h"/>
              </w:rPr>
              <w:t xml:space="preserve"> </w:t>
            </w:r>
            <w:r>
              <w:rPr>
                <w:rStyle w:val="crayon-sy"/>
              </w:rPr>
              <w:t>(</w:t>
            </w:r>
            <w:r>
              <w:rPr>
                <w:rStyle w:val="crayon-v"/>
              </w:rPr>
              <w:t>t</w:t>
            </w:r>
            <w:r>
              <w:rPr>
                <w:rStyle w:val="crayon-h"/>
              </w:rPr>
              <w:t xml:space="preserve"> </w:t>
            </w:r>
            <w:r>
              <w:rPr>
                <w:rStyle w:val="crayon-o"/>
              </w:rPr>
              <w:t>==</w:t>
            </w:r>
            <w:r>
              <w:rPr>
                <w:rStyle w:val="crayon-h"/>
              </w:rPr>
              <w:t xml:space="preserve"> </w:t>
            </w:r>
            <w:r>
              <w:rPr>
                <w:rStyle w:val="crayon-t"/>
              </w:rPr>
              <w:t>null</w:t>
            </w:r>
            <w:r>
              <w:rPr>
                <w:rStyle w:val="crayon-sy"/>
              </w:rPr>
              <w:t>)</w:t>
            </w:r>
            <w:r>
              <w:rPr>
                <w:rStyle w:val="crayon-h"/>
              </w:rPr>
              <w:t xml:space="preserve"> </w:t>
            </w:r>
            <w:r>
              <w:rPr>
                <w:rStyle w:val="crayon-st"/>
              </w:rPr>
              <w:t>throw</w:t>
            </w:r>
            <w:r>
              <w:rPr>
                <w:rStyle w:val="crayon-h"/>
              </w:rPr>
              <w:t xml:space="preserve"> </w:t>
            </w:r>
            <w:r>
              <w:rPr>
                <w:rStyle w:val="crayon-r"/>
              </w:rPr>
              <w:t>new</w:t>
            </w:r>
            <w:r>
              <w:rPr>
                <w:rStyle w:val="crayon-h"/>
              </w:rPr>
              <w:t xml:space="preserve"> </w:t>
            </w:r>
            <w:r>
              <w:rPr>
                <w:rStyle w:val="crayon-e"/>
              </w:rPr>
              <w:t>ArgumentNullException</w:t>
            </w:r>
            <w:r>
              <w:rPr>
                <w:rStyle w:val="crayon-sy"/>
              </w:rPr>
              <w:t>(</w:t>
            </w:r>
            <w:r>
              <w:rPr>
                <w:rStyle w:val="crayon-s"/>
              </w:rPr>
              <w:t>"t"</w:t>
            </w:r>
            <w:r>
              <w:rPr>
                <w:rStyle w:val="crayon-sy"/>
              </w:rPr>
              <w:t>);</w:t>
            </w:r>
          </w:p>
          <w:p w:rsidR="001E7B75" w:rsidRDefault="001E7B75" w:rsidP="001E7B75">
            <w:r>
              <w:t> </w:t>
            </w:r>
          </w:p>
          <w:p w:rsidR="001E7B75" w:rsidRDefault="001E7B75" w:rsidP="001E7B75">
            <w:r>
              <w:rPr>
                <w:rStyle w:val="crayon-h"/>
              </w:rPr>
              <w:t xml:space="preserve">       </w:t>
            </w:r>
            <w:r>
              <w:rPr>
                <w:rStyle w:val="crayon-st"/>
              </w:rPr>
              <w:t>return</w:t>
            </w:r>
            <w:r>
              <w:rPr>
                <w:rStyle w:val="crayon-h"/>
              </w:rPr>
              <w:t xml:space="preserve"> </w:t>
            </w:r>
          </w:p>
          <w:p w:rsidR="001E7B75" w:rsidRDefault="001E7B75" w:rsidP="001E7B75">
            <w:r>
              <w:rPr>
                <w:rStyle w:val="crayon-h"/>
              </w:rPr>
              <w:t>        </w:t>
            </w:r>
            <w:r>
              <w:rPr>
                <w:rStyle w:val="crayon-v"/>
              </w:rPr>
              <w:t>t</w:t>
            </w:r>
            <w:r>
              <w:rPr>
                <w:rStyle w:val="crayon-sy"/>
              </w:rPr>
              <w:t>.</w:t>
            </w:r>
            <w:r>
              <w:rPr>
                <w:rStyle w:val="crayon-v"/>
              </w:rPr>
              <w:t>IsClass</w:t>
            </w:r>
            <w:r>
              <w:rPr>
                <w:rStyle w:val="crayon-h"/>
              </w:rPr>
              <w:t xml:space="preserve"> </w:t>
            </w:r>
            <w:r>
              <w:rPr>
                <w:rStyle w:val="crayon-o"/>
              </w:rPr>
              <w:t>&amp;&amp;</w:t>
            </w:r>
            <w:r>
              <w:rPr>
                <w:rStyle w:val="crayon-h"/>
              </w:rPr>
              <w:t xml:space="preserve"> </w:t>
            </w:r>
          </w:p>
          <w:p w:rsidR="001E7B75" w:rsidRDefault="001E7B75" w:rsidP="001E7B75">
            <w:r>
              <w:rPr>
                <w:rStyle w:val="crayon-h"/>
              </w:rPr>
              <w:t>        </w:t>
            </w:r>
            <w:r>
              <w:rPr>
                <w:rStyle w:val="crayon-v"/>
              </w:rPr>
              <w:t>t</w:t>
            </w:r>
            <w:r>
              <w:rPr>
                <w:rStyle w:val="crayon-sy"/>
              </w:rPr>
              <w:t>.</w:t>
            </w:r>
            <w:r>
              <w:rPr>
                <w:rStyle w:val="crayon-v"/>
              </w:rPr>
              <w:t>IsVisible</w:t>
            </w:r>
            <w:r>
              <w:rPr>
                <w:rStyle w:val="crayon-h"/>
              </w:rPr>
              <w:t xml:space="preserve"> </w:t>
            </w:r>
            <w:r>
              <w:rPr>
                <w:rStyle w:val="crayon-o"/>
              </w:rPr>
              <w:t>&amp;&amp;</w:t>
            </w:r>
            <w:r>
              <w:rPr>
                <w:rStyle w:val="crayon-h"/>
              </w:rPr>
              <w:t xml:space="preserve"> </w:t>
            </w:r>
          </w:p>
          <w:p w:rsidR="001E7B75" w:rsidRDefault="001E7B75" w:rsidP="001E7B75">
            <w:r>
              <w:rPr>
                <w:rStyle w:val="crayon-h"/>
              </w:rPr>
              <w:t>        </w:t>
            </w:r>
            <w:r>
              <w:rPr>
                <w:rStyle w:val="crayon-o"/>
              </w:rPr>
              <w:t>!</w:t>
            </w:r>
            <w:r>
              <w:rPr>
                <w:rStyle w:val="crayon-v"/>
              </w:rPr>
              <w:t>t</w:t>
            </w:r>
            <w:r>
              <w:rPr>
                <w:rStyle w:val="crayon-sy"/>
              </w:rPr>
              <w:t>.</w:t>
            </w:r>
            <w:r>
              <w:rPr>
                <w:rStyle w:val="crayon-v"/>
              </w:rPr>
              <w:t>IsAbstract</w:t>
            </w:r>
            <w:r>
              <w:rPr>
                <w:rStyle w:val="crayon-h"/>
              </w:rPr>
              <w:t xml:space="preserve"> </w:t>
            </w:r>
            <w:r>
              <w:rPr>
                <w:rStyle w:val="crayon-o"/>
              </w:rPr>
              <w:t>&amp;&amp;</w:t>
            </w:r>
            <w:r>
              <w:rPr>
                <w:rStyle w:val="crayon-h"/>
              </w:rPr>
              <w:t xml:space="preserve"> </w:t>
            </w:r>
          </w:p>
          <w:p w:rsidR="001E7B75" w:rsidRDefault="001E7B75" w:rsidP="001E7B75">
            <w:r>
              <w:rPr>
                <w:rStyle w:val="crayon-h"/>
              </w:rPr>
              <w:t xml:space="preserve">       </w:t>
            </w:r>
            <w:r>
              <w:rPr>
                <w:rStyle w:val="crayon-r"/>
              </w:rPr>
              <w:t>typeof</w:t>
            </w:r>
            <w:r>
              <w:rPr>
                <w:rStyle w:val="crayon-sy"/>
              </w:rPr>
              <w:t>(</w:t>
            </w:r>
            <w:r>
              <w:rPr>
                <w:rStyle w:val="crayon-v"/>
              </w:rPr>
              <w:t>MyBaseApiController</w:t>
            </w:r>
            <w:r>
              <w:rPr>
                <w:rStyle w:val="crayon-sy"/>
              </w:rPr>
              <w:t>).</w:t>
            </w:r>
            <w:r>
              <w:rPr>
                <w:rStyle w:val="crayon-e"/>
              </w:rPr>
              <w:t>IsAssignableFrom</w:t>
            </w:r>
            <w:r>
              <w:rPr>
                <w:rStyle w:val="crayon-sy"/>
              </w:rPr>
              <w:t>(</w:t>
            </w:r>
            <w:r>
              <w:rPr>
                <w:rStyle w:val="crayon-v"/>
              </w:rPr>
              <w:t>t</w:t>
            </w:r>
            <w:r>
              <w:rPr>
                <w:rStyle w:val="crayon-sy"/>
              </w:rPr>
              <w:t>);</w:t>
            </w:r>
          </w:p>
          <w:p w:rsidR="001E7B75" w:rsidRDefault="001E7B75" w:rsidP="001E7B75">
            <w:r>
              <w:rPr>
                <w:rStyle w:val="crayon-h"/>
              </w:rPr>
              <w:t>    </w:t>
            </w:r>
            <w:r>
              <w:rPr>
                <w:rStyle w:val="crayon-sy"/>
              </w:rPr>
              <w:t>}</w:t>
            </w:r>
          </w:p>
          <w:p w:rsidR="001E7B75" w:rsidRDefault="001E7B75" w:rsidP="001E7B75">
            <w:pPr>
              <w:rPr>
                <w:sz w:val="24"/>
                <w:szCs w:val="24"/>
              </w:rPr>
            </w:pPr>
            <w:r>
              <w:rPr>
                <w:rStyle w:val="crayon-sy"/>
              </w:rPr>
              <w:t>}</w:t>
            </w:r>
          </w:p>
        </w:tc>
      </w:tr>
    </w:tbl>
    <w:p w:rsidR="001E7B75" w:rsidRDefault="001E7B75" w:rsidP="001E7B75">
      <w:pPr>
        <w:pStyle w:val="NormalWeb"/>
      </w:pPr>
      <w:r>
        <w:t xml:space="preserve">Notice that </w:t>
      </w:r>
      <w:r>
        <w:rPr>
          <w:rStyle w:val="Emphasis"/>
        </w:rPr>
        <w:t>DefaultHttpControllerTypeResolver</w:t>
      </w:r>
      <w:r>
        <w:t xml:space="preserve"> takes in a predicate defining rules to be used to discover controllers. In our example, we drop the </w:t>
      </w:r>
      <w:r>
        <w:rPr>
          <w:rStyle w:val="Emphasis"/>
        </w:rPr>
        <w:t>HasValidControllerName(t)</w:t>
      </w:r>
      <w:r>
        <w:t xml:space="preserve"> check – and require all controllers to derive from an imaginary </w:t>
      </w:r>
      <w:r>
        <w:rPr>
          <w:i/>
          <w:iCs/>
        </w:rPr>
        <w:t>MyBaseApiController</w:t>
      </w:r>
      <w:r>
        <w:t>. This is a neat way to force all the developers in our team to inherit from it when they develop their HTTP endpoints.</w:t>
      </w:r>
    </w:p>
    <w:p w:rsidR="001E7B75" w:rsidRDefault="001E7B75" w:rsidP="001E7B75">
      <w:pPr>
        <w:pStyle w:val="NormalWeb"/>
      </w:pPr>
      <w:r>
        <w:lastRenderedPageBreak/>
        <w:t xml:space="preserve">Another interesting thing worth mentioning here, is that later on, in an internal class responsible for caching controllers, Web API will perform another crucial check – whether the assembly from which controllers are being is discovered is dynamic or not – and if it is, it will not be processed. </w:t>
      </w:r>
    </w:p>
    <w:p w:rsidR="001E7B75" w:rsidRDefault="001E7B75" w:rsidP="001E7B75">
      <w:pPr>
        <w:pStyle w:val="NormalWeb"/>
      </w:pPr>
      <w:r>
        <w:t>This is very important if you wish to emit assemblies dynamically that would contain controller types. If you do that, this is not an extensibility point for you and you have to dig a step deeper.</w:t>
      </w:r>
    </w:p>
    <w:p w:rsidR="001E7B75" w:rsidRDefault="001E7B75" w:rsidP="001E7B75">
      <w:pPr>
        <w:pStyle w:val="Heading3"/>
      </w:pPr>
      <w:r>
        <w:t>Custom IHttpControllerSelector</w:t>
      </w:r>
    </w:p>
    <w:p w:rsidR="001E7B75" w:rsidRDefault="001E7B75" w:rsidP="001E7B75">
      <w:pPr>
        <w:pStyle w:val="NormalWeb"/>
      </w:pPr>
      <w:r>
        <w:t xml:space="preserve">Finally, even deeper into the pipeline, you can find &amp; implement your own </w:t>
      </w:r>
      <w:r>
        <w:rPr>
          <w:rStyle w:val="Emphasis"/>
        </w:rPr>
        <w:t>IHttpControllerSelector</w:t>
      </w:r>
      <w:r>
        <w:t xml:space="preserve">. </w:t>
      </w:r>
    </w:p>
    <w:p w:rsidR="001E7B75" w:rsidRDefault="001E7B75" w:rsidP="001E7B75">
      <w:pPr>
        <w:pStyle w:val="NormalWeb"/>
      </w:pPr>
      <w:r>
        <w:t xml:space="preserve">There are many reasons of doing that, mainly if, as the name suggests, you want to introduce a custom mechanism of action selection. This is quite useful if you wish to override the default action selection mechanism or introduce some versioning mechanism into your API, and dispatch correct version of the action/controller based on the incoming request. </w:t>
      </w:r>
    </w:p>
    <w:p w:rsidR="001E7B75" w:rsidRDefault="001E7B75" w:rsidP="001E7B75">
      <w:pPr>
        <w:pStyle w:val="NormalWeb"/>
      </w:pPr>
      <w:r>
        <w:t xml:space="preserve">However, there are some specific cases where using </w:t>
      </w:r>
      <w:r>
        <w:rPr>
          <w:rStyle w:val="Emphasis"/>
        </w:rPr>
        <w:t>IHttpControllerSelector</w:t>
      </w:r>
      <w:r>
        <w:t xml:space="preserve"> for controller type discovery makes sense. </w:t>
      </w:r>
      <w:r>
        <w:rPr>
          <w:rStyle w:val="Emphasis"/>
        </w:rPr>
        <w:t>IHttpControllerSelector</w:t>
      </w:r>
      <w:r>
        <w:t xml:space="preserve"> runs after the cache of controllers has been established (in </w:t>
      </w:r>
      <w:r>
        <w:rPr>
          <w:rStyle w:val="Emphasis"/>
        </w:rPr>
        <w:t>IHttpControllerTypeResolver</w:t>
      </w:r>
      <w:r>
        <w:t>). Therefore, implementing your own type discovery logic at this level, allows you to bypass any caching mechanism present at the earlier stages.</w:t>
      </w:r>
    </w:p>
    <w:p w:rsidR="001E7B75" w:rsidRDefault="001E7B75" w:rsidP="001E7B75">
      <w:pPr>
        <w:pStyle w:val="NormalWeb"/>
      </w:pPr>
      <w:r>
        <w:t>While this has little production-environment value (as it’s very inefficient), it can be sometimes useful during development.</w:t>
      </w:r>
    </w:p>
    <w:p w:rsidR="001E7B75" w:rsidRDefault="001E7B75" w:rsidP="001E7B75">
      <w:r>
        <w:rPr>
          <w:rStyle w:val="crayon-language"/>
        </w:rPr>
        <w:t>C#</w:t>
      </w:r>
    </w:p>
    <w:p w:rsidR="001E7B75" w:rsidRDefault="001E7B75" w:rsidP="001E7B75">
      <w:r>
        <w:object w:dxaOrig="2730" w:dyaOrig="1215">
          <v:shape id="_x0000_i1096" type="#_x0000_t75" style="width:136.5pt;height:60.75pt" o:ole="">
            <v:imagedata r:id="rId84" o:title=""/>
          </v:shape>
          <w:control r:id="rId85" w:name="DefaultOcxName52" w:shapeid="_x0000_i1096"/>
        </w:object>
      </w:r>
    </w:p>
    <w:tbl>
      <w:tblPr>
        <w:tblW w:w="0" w:type="auto"/>
        <w:tblCellSpacing w:w="15" w:type="dxa"/>
        <w:tblCellMar>
          <w:top w:w="15" w:type="dxa"/>
          <w:left w:w="15" w:type="dxa"/>
          <w:bottom w:w="15" w:type="dxa"/>
          <w:right w:w="15" w:type="dxa"/>
        </w:tblCellMar>
        <w:tblLook w:val="04A0"/>
      </w:tblPr>
      <w:tblGrid>
        <w:gridCol w:w="299"/>
        <w:gridCol w:w="8817"/>
      </w:tblGrid>
      <w:tr w:rsidR="001E7B75" w:rsidTr="001E7B75">
        <w:trPr>
          <w:tblCellSpacing w:w="15" w:type="dxa"/>
        </w:trPr>
        <w:tc>
          <w:tcPr>
            <w:tcW w:w="0" w:type="auto"/>
            <w:vAlign w:val="center"/>
            <w:hideMark/>
          </w:tcPr>
          <w:p w:rsidR="001E7B75" w:rsidRDefault="001E7B75" w:rsidP="001E7B75">
            <w:r>
              <w:t>1</w:t>
            </w:r>
          </w:p>
          <w:p w:rsidR="001E7B75" w:rsidRDefault="001E7B75" w:rsidP="001E7B75">
            <w:r>
              <w:t>2</w:t>
            </w:r>
          </w:p>
          <w:p w:rsidR="001E7B75" w:rsidRDefault="001E7B75" w:rsidP="001E7B75">
            <w:r>
              <w:t>3</w:t>
            </w:r>
          </w:p>
          <w:p w:rsidR="001E7B75" w:rsidRDefault="001E7B75" w:rsidP="001E7B75">
            <w:r>
              <w:t>4</w:t>
            </w:r>
          </w:p>
          <w:p w:rsidR="001E7B75" w:rsidRDefault="001E7B75" w:rsidP="001E7B75">
            <w:r>
              <w:t>5</w:t>
            </w:r>
          </w:p>
          <w:p w:rsidR="001E7B75" w:rsidRDefault="001E7B75" w:rsidP="001E7B75">
            <w:r>
              <w:t>6</w:t>
            </w:r>
          </w:p>
          <w:p w:rsidR="001E7B75" w:rsidRDefault="001E7B75" w:rsidP="001E7B75">
            <w:r>
              <w:t>7</w:t>
            </w:r>
          </w:p>
          <w:p w:rsidR="001E7B75" w:rsidRDefault="001E7B75" w:rsidP="001E7B75">
            <w:r>
              <w:t>8</w:t>
            </w:r>
          </w:p>
          <w:p w:rsidR="001E7B75" w:rsidRDefault="001E7B75" w:rsidP="001E7B75">
            <w:r>
              <w:lastRenderedPageBreak/>
              <w:t>9</w:t>
            </w:r>
          </w:p>
          <w:p w:rsidR="001E7B75" w:rsidRDefault="001E7B75" w:rsidP="001E7B75">
            <w:r>
              <w:t>10</w:t>
            </w:r>
          </w:p>
          <w:p w:rsidR="001E7B75" w:rsidRDefault="001E7B75" w:rsidP="001E7B75">
            <w:r>
              <w:t>11</w:t>
            </w:r>
          </w:p>
          <w:p w:rsidR="001E7B75" w:rsidRDefault="001E7B75" w:rsidP="001E7B75">
            <w:r>
              <w:t>12</w:t>
            </w:r>
          </w:p>
          <w:p w:rsidR="001E7B75" w:rsidRDefault="001E7B75" w:rsidP="001E7B75">
            <w:r>
              <w:t>13</w:t>
            </w:r>
          </w:p>
          <w:p w:rsidR="001E7B75" w:rsidRDefault="001E7B75" w:rsidP="001E7B75">
            <w:r>
              <w:t>14</w:t>
            </w:r>
          </w:p>
          <w:p w:rsidR="001E7B75" w:rsidRDefault="001E7B75" w:rsidP="001E7B75">
            <w:r>
              <w:t>15</w:t>
            </w:r>
          </w:p>
          <w:p w:rsidR="001E7B75" w:rsidRDefault="001E7B75" w:rsidP="001E7B75">
            <w:r>
              <w:t>16</w:t>
            </w:r>
          </w:p>
          <w:p w:rsidR="001E7B75" w:rsidRDefault="001E7B75" w:rsidP="001E7B75">
            <w:r>
              <w:t>17</w:t>
            </w:r>
          </w:p>
          <w:p w:rsidR="001E7B75" w:rsidRDefault="001E7B75" w:rsidP="001E7B75">
            <w:r>
              <w:t>18</w:t>
            </w:r>
          </w:p>
          <w:p w:rsidR="001E7B75" w:rsidRDefault="001E7B75" w:rsidP="001E7B75">
            <w:r>
              <w:t>19</w:t>
            </w:r>
          </w:p>
          <w:p w:rsidR="001E7B75" w:rsidRDefault="001E7B75" w:rsidP="001E7B75">
            <w:r>
              <w:t>20</w:t>
            </w:r>
          </w:p>
          <w:p w:rsidR="001E7B75" w:rsidRDefault="001E7B75" w:rsidP="001E7B75">
            <w:r>
              <w:t>21</w:t>
            </w:r>
          </w:p>
          <w:p w:rsidR="001E7B75" w:rsidRDefault="001E7B75" w:rsidP="001E7B75">
            <w:r>
              <w:t>22</w:t>
            </w:r>
          </w:p>
          <w:p w:rsidR="001E7B75" w:rsidRDefault="001E7B75" w:rsidP="001E7B75">
            <w:pPr>
              <w:rPr>
                <w:sz w:val="24"/>
                <w:szCs w:val="24"/>
              </w:rPr>
            </w:pPr>
            <w:r>
              <w:t>23</w:t>
            </w:r>
          </w:p>
        </w:tc>
        <w:tc>
          <w:tcPr>
            <w:tcW w:w="0" w:type="auto"/>
            <w:vAlign w:val="center"/>
            <w:hideMark/>
          </w:tcPr>
          <w:p w:rsidR="001E7B75" w:rsidRDefault="001E7B75" w:rsidP="001E7B75">
            <w:r>
              <w:rPr>
                <w:rStyle w:val="crayon-m"/>
              </w:rPr>
              <w:lastRenderedPageBreak/>
              <w:t>public</w:t>
            </w:r>
            <w:r>
              <w:rPr>
                <w:rStyle w:val="crayon-h"/>
              </w:rPr>
              <w:t xml:space="preserve"> </w:t>
            </w:r>
            <w:r>
              <w:rPr>
                <w:rStyle w:val="crayon-t"/>
              </w:rPr>
              <w:t>class</w:t>
            </w:r>
            <w:r>
              <w:rPr>
                <w:rStyle w:val="crayon-h"/>
              </w:rPr>
              <w:t xml:space="preserve"> </w:t>
            </w:r>
            <w:r>
              <w:rPr>
                <w:rStyle w:val="crayon-v"/>
              </w:rPr>
              <w:t>BypassCacheSelector</w:t>
            </w:r>
            <w:r>
              <w:rPr>
                <w:rStyle w:val="crayon-h"/>
              </w:rPr>
              <w:t xml:space="preserve"> </w:t>
            </w:r>
            <w:r>
              <w:rPr>
                <w:rStyle w:val="crayon-o"/>
              </w:rPr>
              <w:t>:</w:t>
            </w:r>
            <w:r>
              <w:rPr>
                <w:rStyle w:val="crayon-h"/>
              </w:rPr>
              <w:t xml:space="preserve"> </w:t>
            </w:r>
            <w:r>
              <w:rPr>
                <w:rStyle w:val="crayon-e"/>
              </w:rPr>
              <w:t>DefaultHttpControllerSelector</w:t>
            </w:r>
          </w:p>
          <w:p w:rsidR="001E7B75" w:rsidRDefault="001E7B75" w:rsidP="001E7B75">
            <w:r>
              <w:rPr>
                <w:rStyle w:val="crayon-sy"/>
              </w:rPr>
              <w:t>{</w:t>
            </w:r>
          </w:p>
          <w:p w:rsidR="001E7B75" w:rsidRDefault="001E7B75" w:rsidP="001E7B75">
            <w:r>
              <w:rPr>
                <w:rStyle w:val="crayon-h"/>
              </w:rPr>
              <w:t>    </w:t>
            </w:r>
            <w:r>
              <w:rPr>
                <w:rStyle w:val="crayon-m"/>
              </w:rPr>
              <w:t>private</w:t>
            </w:r>
            <w:r>
              <w:rPr>
                <w:rStyle w:val="crayon-h"/>
              </w:rPr>
              <w:t xml:space="preserve"> </w:t>
            </w:r>
            <w:r>
              <w:rPr>
                <w:rStyle w:val="crayon-m"/>
              </w:rPr>
              <w:t>readonly</w:t>
            </w:r>
            <w:r>
              <w:rPr>
                <w:rStyle w:val="crayon-h"/>
              </w:rPr>
              <w:t xml:space="preserve"> </w:t>
            </w:r>
            <w:r>
              <w:rPr>
                <w:rStyle w:val="crayon-e"/>
              </w:rPr>
              <w:t xml:space="preserve">HttpConfiguration </w:t>
            </w:r>
            <w:r>
              <w:rPr>
                <w:rStyle w:val="crayon-v"/>
              </w:rPr>
              <w:t>_configuration</w:t>
            </w:r>
            <w:r>
              <w:rPr>
                <w:rStyle w:val="crayon-sy"/>
              </w:rPr>
              <w:t>;</w:t>
            </w:r>
          </w:p>
          <w:p w:rsidR="001E7B75" w:rsidRDefault="001E7B75" w:rsidP="001E7B75">
            <w:r>
              <w:t> </w:t>
            </w:r>
          </w:p>
          <w:p w:rsidR="001E7B75" w:rsidRDefault="001E7B75" w:rsidP="001E7B75">
            <w:r>
              <w:rPr>
                <w:rStyle w:val="crayon-h"/>
              </w:rPr>
              <w:t>    </w:t>
            </w:r>
            <w:r>
              <w:rPr>
                <w:rStyle w:val="crayon-m"/>
              </w:rPr>
              <w:t>public</w:t>
            </w:r>
            <w:r>
              <w:rPr>
                <w:rStyle w:val="crayon-h"/>
              </w:rPr>
              <w:t xml:space="preserve"> </w:t>
            </w:r>
            <w:r>
              <w:rPr>
                <w:rStyle w:val="crayon-e"/>
              </w:rPr>
              <w:t>BypassCacheSelector</w:t>
            </w:r>
            <w:r>
              <w:rPr>
                <w:rStyle w:val="crayon-sy"/>
              </w:rPr>
              <w:t>(</w:t>
            </w:r>
            <w:r>
              <w:rPr>
                <w:rStyle w:val="crayon-e"/>
              </w:rPr>
              <w:t xml:space="preserve">HttpConfiguration </w:t>
            </w:r>
            <w:r>
              <w:rPr>
                <w:rStyle w:val="crayon-v"/>
              </w:rPr>
              <w:t>configuration</w:t>
            </w:r>
            <w:r>
              <w:rPr>
                <w:rStyle w:val="crayon-sy"/>
              </w:rPr>
              <w:t>)</w:t>
            </w:r>
          </w:p>
          <w:p w:rsidR="001E7B75" w:rsidRDefault="001E7B75" w:rsidP="001E7B75">
            <w:r>
              <w:rPr>
                <w:rStyle w:val="crayon-h"/>
              </w:rPr>
              <w:t>        </w:t>
            </w:r>
            <w:r>
              <w:rPr>
                <w:rStyle w:val="crayon-o"/>
              </w:rPr>
              <w:t>:</w:t>
            </w:r>
            <w:r>
              <w:rPr>
                <w:rStyle w:val="crayon-h"/>
              </w:rPr>
              <w:t xml:space="preserve"> </w:t>
            </w:r>
            <w:r>
              <w:rPr>
                <w:rStyle w:val="crayon-r"/>
              </w:rPr>
              <w:t>base</w:t>
            </w:r>
            <w:r>
              <w:rPr>
                <w:rStyle w:val="crayon-sy"/>
              </w:rPr>
              <w:t>(</w:t>
            </w:r>
            <w:r>
              <w:rPr>
                <w:rStyle w:val="crayon-v"/>
              </w:rPr>
              <w:t>configuration</w:t>
            </w:r>
            <w:r>
              <w:rPr>
                <w:rStyle w:val="crayon-sy"/>
              </w:rPr>
              <w:t>)</w:t>
            </w:r>
          </w:p>
          <w:p w:rsidR="001E7B75" w:rsidRDefault="001E7B75" w:rsidP="001E7B75">
            <w:r>
              <w:rPr>
                <w:rStyle w:val="crayon-h"/>
              </w:rPr>
              <w:t>    </w:t>
            </w:r>
            <w:r>
              <w:rPr>
                <w:rStyle w:val="crayon-sy"/>
              </w:rPr>
              <w:t>{</w:t>
            </w:r>
          </w:p>
          <w:p w:rsidR="001E7B75" w:rsidRDefault="001E7B75" w:rsidP="001E7B75">
            <w:r>
              <w:rPr>
                <w:rStyle w:val="crayon-h"/>
              </w:rPr>
              <w:t>        </w:t>
            </w:r>
            <w:r>
              <w:rPr>
                <w:rStyle w:val="crayon-v"/>
              </w:rPr>
              <w:t>_configuration</w:t>
            </w:r>
            <w:r>
              <w:rPr>
                <w:rStyle w:val="crayon-h"/>
              </w:rPr>
              <w:t xml:space="preserve"> </w:t>
            </w:r>
            <w:r>
              <w:rPr>
                <w:rStyle w:val="crayon-o"/>
              </w:rPr>
              <w:t>=</w:t>
            </w:r>
            <w:r>
              <w:rPr>
                <w:rStyle w:val="crayon-h"/>
              </w:rPr>
              <w:t xml:space="preserve"> </w:t>
            </w:r>
            <w:r>
              <w:rPr>
                <w:rStyle w:val="crayon-v"/>
              </w:rPr>
              <w:t>configuration</w:t>
            </w:r>
            <w:r>
              <w:rPr>
                <w:rStyle w:val="crayon-sy"/>
              </w:rPr>
              <w:t>;</w:t>
            </w:r>
          </w:p>
          <w:p w:rsidR="001E7B75" w:rsidRDefault="001E7B75" w:rsidP="001E7B75">
            <w:r>
              <w:rPr>
                <w:rStyle w:val="crayon-h"/>
              </w:rPr>
              <w:lastRenderedPageBreak/>
              <w:t>    </w:t>
            </w:r>
            <w:r>
              <w:rPr>
                <w:rStyle w:val="crayon-sy"/>
              </w:rPr>
              <w:t>}</w:t>
            </w:r>
          </w:p>
          <w:p w:rsidR="001E7B75" w:rsidRDefault="001E7B75" w:rsidP="001E7B75">
            <w:r>
              <w:t> </w:t>
            </w:r>
          </w:p>
          <w:p w:rsidR="001E7B75" w:rsidRDefault="001E7B75" w:rsidP="001E7B75">
            <w:r>
              <w:rPr>
                <w:rStyle w:val="crayon-h"/>
              </w:rPr>
              <w:t>    </w:t>
            </w:r>
            <w:r>
              <w:rPr>
                <w:rStyle w:val="crayon-m"/>
              </w:rPr>
              <w:t>public</w:t>
            </w:r>
            <w:r>
              <w:rPr>
                <w:rStyle w:val="crayon-h"/>
              </w:rPr>
              <w:t xml:space="preserve"> </w:t>
            </w:r>
            <w:r>
              <w:rPr>
                <w:rStyle w:val="crayon-m"/>
              </w:rPr>
              <w:t>override</w:t>
            </w:r>
            <w:r>
              <w:rPr>
                <w:rStyle w:val="crayon-h"/>
              </w:rPr>
              <w:t xml:space="preserve"> </w:t>
            </w:r>
            <w:r>
              <w:rPr>
                <w:rStyle w:val="crayon-e"/>
              </w:rPr>
              <w:t>HttpControllerDescriptor SelectController</w:t>
            </w:r>
            <w:r>
              <w:rPr>
                <w:rStyle w:val="crayon-sy"/>
              </w:rPr>
              <w:t>(</w:t>
            </w:r>
            <w:r>
              <w:rPr>
                <w:rStyle w:val="crayon-e"/>
              </w:rPr>
              <w:t xml:space="preserve">HttpRequestMessage </w:t>
            </w:r>
            <w:r>
              <w:rPr>
                <w:rStyle w:val="crayon-v"/>
              </w:rPr>
              <w:t>request</w:t>
            </w:r>
            <w:r>
              <w:rPr>
                <w:rStyle w:val="crayon-sy"/>
              </w:rPr>
              <w:t>)</w:t>
            </w:r>
          </w:p>
          <w:p w:rsidR="001E7B75" w:rsidRDefault="001E7B75" w:rsidP="001E7B75">
            <w:r>
              <w:rPr>
                <w:rStyle w:val="crayon-h"/>
              </w:rPr>
              <w:t>    </w:t>
            </w:r>
            <w:r>
              <w:rPr>
                <w:rStyle w:val="crayon-sy"/>
              </w:rPr>
              <w:t>{</w:t>
            </w:r>
          </w:p>
          <w:p w:rsidR="001E7B75" w:rsidRDefault="001E7B75" w:rsidP="001E7B75">
            <w:r>
              <w:rPr>
                <w:rStyle w:val="crayon-h"/>
              </w:rPr>
              <w:t>        </w:t>
            </w:r>
            <w:r>
              <w:rPr>
                <w:rStyle w:val="crayon-t"/>
              </w:rPr>
              <w:t>var</w:t>
            </w:r>
            <w:r>
              <w:rPr>
                <w:rStyle w:val="crayon-h"/>
              </w:rPr>
              <w:t xml:space="preserve"> </w:t>
            </w:r>
            <w:r>
              <w:rPr>
                <w:rStyle w:val="crayon-v"/>
              </w:rPr>
              <w:t>assembly</w:t>
            </w:r>
            <w:r>
              <w:rPr>
                <w:rStyle w:val="crayon-h"/>
              </w:rPr>
              <w:t xml:space="preserve"> </w:t>
            </w:r>
            <w:r>
              <w:rPr>
                <w:rStyle w:val="crayon-o"/>
              </w:rPr>
              <w:t>=</w:t>
            </w:r>
            <w:r>
              <w:rPr>
                <w:rStyle w:val="crayon-h"/>
              </w:rPr>
              <w:t xml:space="preserve"> </w:t>
            </w:r>
            <w:r>
              <w:rPr>
                <w:rStyle w:val="crayon-v"/>
              </w:rPr>
              <w:t>Assembly</w:t>
            </w:r>
            <w:r>
              <w:rPr>
                <w:rStyle w:val="crayon-sy"/>
              </w:rPr>
              <w:t>.</w:t>
            </w:r>
            <w:r>
              <w:rPr>
                <w:rStyle w:val="crayon-e"/>
              </w:rPr>
              <w:t>LoadFile</w:t>
            </w:r>
            <w:r>
              <w:rPr>
                <w:rStyle w:val="crayon-sy"/>
              </w:rPr>
              <w:t>(</w:t>
            </w:r>
            <w:r>
              <w:rPr>
                <w:rStyle w:val="crayon-s"/>
              </w:rPr>
              <w:t>"c:/myAssembly.dll"</w:t>
            </w:r>
            <w:r>
              <w:rPr>
                <w:rStyle w:val="crayon-sy"/>
              </w:rPr>
              <w:t>);</w:t>
            </w:r>
          </w:p>
          <w:p w:rsidR="001E7B75" w:rsidRDefault="001E7B75" w:rsidP="001E7B75">
            <w:r>
              <w:rPr>
                <w:rStyle w:val="crayon-h"/>
              </w:rPr>
              <w:t>        </w:t>
            </w:r>
            <w:r>
              <w:rPr>
                <w:rStyle w:val="crayon-t"/>
              </w:rPr>
              <w:t>var</w:t>
            </w:r>
            <w:r>
              <w:rPr>
                <w:rStyle w:val="crayon-h"/>
              </w:rPr>
              <w:t xml:space="preserve"> </w:t>
            </w:r>
            <w:r>
              <w:rPr>
                <w:rStyle w:val="crayon-v"/>
              </w:rPr>
              <w:t>types</w:t>
            </w:r>
            <w:r>
              <w:rPr>
                <w:rStyle w:val="crayon-h"/>
              </w:rPr>
              <w:t xml:space="preserve"> </w:t>
            </w:r>
            <w:r>
              <w:rPr>
                <w:rStyle w:val="crayon-o"/>
              </w:rPr>
              <w:t>=</w:t>
            </w:r>
            <w:r>
              <w:rPr>
                <w:rStyle w:val="crayon-h"/>
              </w:rPr>
              <w:t xml:space="preserve"> </w:t>
            </w:r>
            <w:r>
              <w:rPr>
                <w:rStyle w:val="crayon-v"/>
              </w:rPr>
              <w:t>assembly</w:t>
            </w:r>
            <w:r>
              <w:rPr>
                <w:rStyle w:val="crayon-sy"/>
              </w:rPr>
              <w:t>.</w:t>
            </w:r>
            <w:r>
              <w:rPr>
                <w:rStyle w:val="crayon-e"/>
              </w:rPr>
              <w:t>GetTypes</w:t>
            </w:r>
            <w:r>
              <w:rPr>
                <w:rStyle w:val="crayon-sy"/>
              </w:rPr>
              <w:t>();</w:t>
            </w:r>
            <w:r>
              <w:rPr>
                <w:rStyle w:val="crayon-h"/>
              </w:rPr>
              <w:t xml:space="preserve"> </w:t>
            </w:r>
            <w:r>
              <w:rPr>
                <w:rStyle w:val="crayon-c"/>
              </w:rPr>
              <w:t>//GetExportedTypes doesn't work with dynamic assemblies</w:t>
            </w:r>
          </w:p>
          <w:p w:rsidR="001E7B75" w:rsidRDefault="001E7B75" w:rsidP="001E7B75">
            <w:r>
              <w:rPr>
                <w:rStyle w:val="crayon-h"/>
              </w:rPr>
              <w:t>        </w:t>
            </w:r>
            <w:r>
              <w:rPr>
                <w:rStyle w:val="crayon-t"/>
              </w:rPr>
              <w:t>var</w:t>
            </w:r>
            <w:r>
              <w:rPr>
                <w:rStyle w:val="crayon-h"/>
              </w:rPr>
              <w:t xml:space="preserve"> </w:t>
            </w:r>
            <w:r>
              <w:rPr>
                <w:rStyle w:val="crayon-v"/>
              </w:rPr>
              <w:t>matchedTypes</w:t>
            </w:r>
            <w:r>
              <w:rPr>
                <w:rStyle w:val="crayon-h"/>
              </w:rPr>
              <w:t xml:space="preserve"> </w:t>
            </w:r>
            <w:r>
              <w:rPr>
                <w:rStyle w:val="crayon-o"/>
              </w:rPr>
              <w:t>=</w:t>
            </w:r>
            <w:r>
              <w:rPr>
                <w:rStyle w:val="crayon-h"/>
              </w:rPr>
              <w:t xml:space="preserve"> </w:t>
            </w:r>
            <w:r>
              <w:rPr>
                <w:rStyle w:val="crayon-v"/>
              </w:rPr>
              <w:t>types</w:t>
            </w:r>
            <w:r>
              <w:rPr>
                <w:rStyle w:val="crayon-sy"/>
              </w:rPr>
              <w:t>.</w:t>
            </w:r>
            <w:r>
              <w:rPr>
                <w:rStyle w:val="crayon-e"/>
              </w:rPr>
              <w:t>Where</w:t>
            </w:r>
            <w:r>
              <w:rPr>
                <w:rStyle w:val="crayon-sy"/>
              </w:rPr>
              <w:t>(</w:t>
            </w:r>
            <w:r>
              <w:rPr>
                <w:rStyle w:val="crayon-v"/>
              </w:rPr>
              <w:t>i</w:t>
            </w:r>
            <w:r>
              <w:rPr>
                <w:rStyle w:val="crayon-h"/>
              </w:rPr>
              <w:t xml:space="preserve"> </w:t>
            </w:r>
            <w:r>
              <w:rPr>
                <w:rStyle w:val="crayon-o"/>
              </w:rPr>
              <w:t>=&gt;</w:t>
            </w:r>
            <w:r>
              <w:rPr>
                <w:rStyle w:val="crayon-h"/>
              </w:rPr>
              <w:t xml:space="preserve"> </w:t>
            </w:r>
            <w:r>
              <w:rPr>
                <w:rStyle w:val="crayon-r"/>
              </w:rPr>
              <w:t>typeof</w:t>
            </w:r>
            <w:r>
              <w:rPr>
                <w:rStyle w:val="crayon-h"/>
              </w:rPr>
              <w:t xml:space="preserve"> </w:t>
            </w:r>
            <w:r>
              <w:rPr>
                <w:rStyle w:val="crayon-sy"/>
              </w:rPr>
              <w:t>(</w:t>
            </w:r>
            <w:r>
              <w:rPr>
                <w:rStyle w:val="crayon-v"/>
              </w:rPr>
              <w:t>IHttpController</w:t>
            </w:r>
            <w:r>
              <w:rPr>
                <w:rStyle w:val="crayon-sy"/>
              </w:rPr>
              <w:t>).</w:t>
            </w:r>
            <w:r>
              <w:rPr>
                <w:rStyle w:val="crayon-e"/>
              </w:rPr>
              <w:t>IsAssignableFrom</w:t>
            </w:r>
            <w:r>
              <w:rPr>
                <w:rStyle w:val="crayon-sy"/>
              </w:rPr>
              <w:t>(</w:t>
            </w:r>
            <w:r>
              <w:rPr>
                <w:rStyle w:val="crayon-v"/>
              </w:rPr>
              <w:t>i</w:t>
            </w:r>
            <w:r>
              <w:rPr>
                <w:rStyle w:val="crayon-sy"/>
              </w:rPr>
              <w:t>)).</w:t>
            </w:r>
            <w:r>
              <w:rPr>
                <w:rStyle w:val="crayon-e"/>
              </w:rPr>
              <w:t>ToList</w:t>
            </w:r>
            <w:r>
              <w:rPr>
                <w:rStyle w:val="crayon-sy"/>
              </w:rPr>
              <w:t>();</w:t>
            </w:r>
          </w:p>
          <w:p w:rsidR="001E7B75" w:rsidRDefault="001E7B75" w:rsidP="001E7B75">
            <w:r>
              <w:t> </w:t>
            </w:r>
          </w:p>
          <w:p w:rsidR="001E7B75" w:rsidRDefault="001E7B75" w:rsidP="001E7B75">
            <w:r>
              <w:rPr>
                <w:rStyle w:val="crayon-h"/>
              </w:rPr>
              <w:t>        </w:t>
            </w:r>
            <w:r>
              <w:rPr>
                <w:rStyle w:val="crayon-t"/>
              </w:rPr>
              <w:t>var</w:t>
            </w:r>
            <w:r>
              <w:rPr>
                <w:rStyle w:val="crayon-h"/>
              </w:rPr>
              <w:t xml:space="preserve"> </w:t>
            </w:r>
            <w:r>
              <w:rPr>
                <w:rStyle w:val="crayon-v"/>
              </w:rPr>
              <w:t>controllerName</w:t>
            </w:r>
            <w:r>
              <w:rPr>
                <w:rStyle w:val="crayon-h"/>
              </w:rPr>
              <w:t xml:space="preserve"> </w:t>
            </w:r>
            <w:r>
              <w:rPr>
                <w:rStyle w:val="crayon-o"/>
              </w:rPr>
              <w:t>=</w:t>
            </w:r>
            <w:r>
              <w:rPr>
                <w:rStyle w:val="crayon-h"/>
              </w:rPr>
              <w:t xml:space="preserve"> </w:t>
            </w:r>
            <w:r>
              <w:rPr>
                <w:rStyle w:val="crayon-r"/>
              </w:rPr>
              <w:t>base</w:t>
            </w:r>
            <w:r>
              <w:rPr>
                <w:rStyle w:val="crayon-sy"/>
              </w:rPr>
              <w:t>.</w:t>
            </w:r>
            <w:r>
              <w:rPr>
                <w:rStyle w:val="crayon-e"/>
              </w:rPr>
              <w:t>GetControllerName</w:t>
            </w:r>
            <w:r>
              <w:rPr>
                <w:rStyle w:val="crayon-sy"/>
              </w:rPr>
              <w:t>(</w:t>
            </w:r>
            <w:r>
              <w:rPr>
                <w:rStyle w:val="crayon-v"/>
              </w:rPr>
              <w:t>request</w:t>
            </w:r>
            <w:r>
              <w:rPr>
                <w:rStyle w:val="crayon-sy"/>
              </w:rPr>
              <w:t>);</w:t>
            </w:r>
          </w:p>
          <w:p w:rsidR="001E7B75" w:rsidRDefault="001E7B75" w:rsidP="001E7B75">
            <w:r>
              <w:rPr>
                <w:rStyle w:val="crayon-h"/>
              </w:rPr>
              <w:t>        </w:t>
            </w:r>
            <w:r>
              <w:rPr>
                <w:rStyle w:val="crayon-t"/>
              </w:rPr>
              <w:t>var</w:t>
            </w:r>
            <w:r>
              <w:rPr>
                <w:rStyle w:val="crayon-h"/>
              </w:rPr>
              <w:t xml:space="preserve"> </w:t>
            </w:r>
            <w:r>
              <w:rPr>
                <w:rStyle w:val="crayon-v"/>
              </w:rPr>
              <w:t>matchedController</w:t>
            </w:r>
            <w:r>
              <w:rPr>
                <w:rStyle w:val="crayon-h"/>
              </w:rPr>
              <w:t xml:space="preserve"> </w:t>
            </w:r>
            <w:r>
              <w:rPr>
                <w:rStyle w:val="crayon-o"/>
              </w:rPr>
              <w:t>=</w:t>
            </w:r>
          </w:p>
          <w:p w:rsidR="001E7B75" w:rsidRDefault="001E7B75" w:rsidP="001E7B75">
            <w:r>
              <w:rPr>
                <w:rStyle w:val="crayon-h"/>
              </w:rPr>
              <w:t>            </w:t>
            </w:r>
            <w:r>
              <w:rPr>
                <w:rStyle w:val="crayon-v"/>
              </w:rPr>
              <w:t>matchedTypes</w:t>
            </w:r>
            <w:r>
              <w:rPr>
                <w:rStyle w:val="crayon-sy"/>
              </w:rPr>
              <w:t>.</w:t>
            </w:r>
            <w:r>
              <w:rPr>
                <w:rStyle w:val="crayon-e"/>
              </w:rPr>
              <w:t>FirstOrDefault</w:t>
            </w:r>
            <w:r>
              <w:rPr>
                <w:rStyle w:val="crayon-sy"/>
              </w:rPr>
              <w:t>(</w:t>
            </w:r>
            <w:r>
              <w:rPr>
                <w:rStyle w:val="crayon-v"/>
              </w:rPr>
              <w:t>i</w:t>
            </w:r>
            <w:r>
              <w:rPr>
                <w:rStyle w:val="crayon-h"/>
              </w:rPr>
              <w:t xml:space="preserve"> </w:t>
            </w:r>
            <w:r>
              <w:rPr>
                <w:rStyle w:val="crayon-o"/>
              </w:rPr>
              <w:t>=&gt;</w:t>
            </w:r>
            <w:r>
              <w:rPr>
                <w:rStyle w:val="crayon-h"/>
              </w:rPr>
              <w:t xml:space="preserve"> </w:t>
            </w:r>
            <w:r>
              <w:rPr>
                <w:rStyle w:val="crayon-v"/>
              </w:rPr>
              <w:t>i</w:t>
            </w:r>
            <w:r>
              <w:rPr>
                <w:rStyle w:val="crayon-sy"/>
              </w:rPr>
              <w:t>.</w:t>
            </w:r>
            <w:r>
              <w:rPr>
                <w:rStyle w:val="crayon-v"/>
              </w:rPr>
              <w:t>Name</w:t>
            </w:r>
            <w:r>
              <w:rPr>
                <w:rStyle w:val="crayon-sy"/>
              </w:rPr>
              <w:t>.</w:t>
            </w:r>
            <w:r>
              <w:rPr>
                <w:rStyle w:val="crayon-e"/>
              </w:rPr>
              <w:t>ToLower</w:t>
            </w:r>
            <w:r>
              <w:rPr>
                <w:rStyle w:val="crayon-sy"/>
              </w:rPr>
              <w:t>()</w:t>
            </w:r>
            <w:r>
              <w:rPr>
                <w:rStyle w:val="crayon-h"/>
              </w:rPr>
              <w:t xml:space="preserve"> </w:t>
            </w:r>
            <w:r>
              <w:rPr>
                <w:rStyle w:val="crayon-o"/>
              </w:rPr>
              <w:t>==</w:t>
            </w:r>
            <w:r>
              <w:rPr>
                <w:rStyle w:val="crayon-h"/>
              </w:rPr>
              <w:t xml:space="preserve"> </w:t>
            </w:r>
            <w:r>
              <w:rPr>
                <w:rStyle w:val="crayon-v"/>
              </w:rPr>
              <w:t>controllerName</w:t>
            </w:r>
            <w:r>
              <w:rPr>
                <w:rStyle w:val="crayon-sy"/>
              </w:rPr>
              <w:t>.</w:t>
            </w:r>
            <w:r>
              <w:rPr>
                <w:rStyle w:val="crayon-e"/>
              </w:rPr>
              <w:t>ToLower</w:t>
            </w:r>
            <w:r>
              <w:rPr>
                <w:rStyle w:val="crayon-sy"/>
              </w:rPr>
              <w:t>()</w:t>
            </w:r>
            <w:r>
              <w:rPr>
                <w:rStyle w:val="crayon-h"/>
              </w:rPr>
              <w:t xml:space="preserve"> </w:t>
            </w:r>
            <w:r>
              <w:rPr>
                <w:rStyle w:val="crayon-o"/>
              </w:rPr>
              <w:t>+</w:t>
            </w:r>
            <w:r>
              <w:rPr>
                <w:rStyle w:val="crayon-h"/>
              </w:rPr>
              <w:t xml:space="preserve"> </w:t>
            </w:r>
            <w:r>
              <w:rPr>
                <w:rStyle w:val="crayon-s"/>
              </w:rPr>
              <w:t>"controller"</w:t>
            </w:r>
            <w:r>
              <w:rPr>
                <w:rStyle w:val="crayon-sy"/>
              </w:rPr>
              <w:t>);</w:t>
            </w:r>
          </w:p>
          <w:p w:rsidR="001E7B75" w:rsidRDefault="001E7B75" w:rsidP="001E7B75">
            <w:r>
              <w:t> </w:t>
            </w:r>
          </w:p>
          <w:p w:rsidR="001E7B75" w:rsidRDefault="001E7B75" w:rsidP="001E7B75">
            <w:r>
              <w:rPr>
                <w:rStyle w:val="crayon-h"/>
              </w:rPr>
              <w:t>        </w:t>
            </w:r>
            <w:r>
              <w:rPr>
                <w:rStyle w:val="crayon-st"/>
              </w:rPr>
              <w:t>return</w:t>
            </w:r>
            <w:r>
              <w:rPr>
                <w:rStyle w:val="crayon-h"/>
              </w:rPr>
              <w:t xml:space="preserve"> </w:t>
            </w:r>
            <w:r>
              <w:rPr>
                <w:rStyle w:val="crayon-r"/>
              </w:rPr>
              <w:t>new</w:t>
            </w:r>
            <w:r>
              <w:rPr>
                <w:rStyle w:val="crayon-h"/>
              </w:rPr>
              <w:t xml:space="preserve"> </w:t>
            </w:r>
            <w:r>
              <w:rPr>
                <w:rStyle w:val="crayon-e"/>
              </w:rPr>
              <w:t>HttpControllerDescriptor</w:t>
            </w:r>
            <w:r>
              <w:rPr>
                <w:rStyle w:val="crayon-sy"/>
              </w:rPr>
              <w:t>(</w:t>
            </w:r>
            <w:r>
              <w:rPr>
                <w:rStyle w:val="crayon-v"/>
              </w:rPr>
              <w:t>_configuration</w:t>
            </w:r>
            <w:r>
              <w:rPr>
                <w:rStyle w:val="crayon-sy"/>
              </w:rPr>
              <w:t>,</w:t>
            </w:r>
            <w:r>
              <w:rPr>
                <w:rStyle w:val="crayon-h"/>
              </w:rPr>
              <w:t xml:space="preserve"> </w:t>
            </w:r>
            <w:r>
              <w:rPr>
                <w:rStyle w:val="crayon-v"/>
              </w:rPr>
              <w:t>controllerName</w:t>
            </w:r>
            <w:r>
              <w:rPr>
                <w:rStyle w:val="crayon-sy"/>
              </w:rPr>
              <w:t>,</w:t>
            </w:r>
            <w:r>
              <w:rPr>
                <w:rStyle w:val="crayon-h"/>
              </w:rPr>
              <w:t xml:space="preserve"> </w:t>
            </w:r>
            <w:r>
              <w:rPr>
                <w:rStyle w:val="crayon-v"/>
              </w:rPr>
              <w:t>matchedController</w:t>
            </w:r>
            <w:r>
              <w:rPr>
                <w:rStyle w:val="crayon-sy"/>
              </w:rPr>
              <w:t>);</w:t>
            </w:r>
          </w:p>
          <w:p w:rsidR="001E7B75" w:rsidRDefault="001E7B75" w:rsidP="001E7B75">
            <w:r>
              <w:rPr>
                <w:rStyle w:val="crayon-h"/>
              </w:rPr>
              <w:t>    </w:t>
            </w:r>
            <w:r>
              <w:rPr>
                <w:rStyle w:val="crayon-sy"/>
              </w:rPr>
              <w:t>}</w:t>
            </w:r>
          </w:p>
          <w:p w:rsidR="001E7B75" w:rsidRDefault="001E7B75" w:rsidP="001E7B75">
            <w:pPr>
              <w:rPr>
                <w:sz w:val="24"/>
                <w:szCs w:val="24"/>
              </w:rPr>
            </w:pPr>
            <w:r>
              <w:rPr>
                <w:rStyle w:val="crayon-sy"/>
              </w:rPr>
              <w:t>}</w:t>
            </w:r>
          </w:p>
        </w:tc>
      </w:tr>
    </w:tbl>
    <w:p w:rsidR="001E7B75" w:rsidRDefault="001E7B75" w:rsidP="001E7B75">
      <w:pPr>
        <w:pStyle w:val="NormalWeb"/>
      </w:pPr>
      <w:r>
        <w:lastRenderedPageBreak/>
        <w:t xml:space="preserve">It obviously needs to be registered against the </w:t>
      </w:r>
      <w:r>
        <w:rPr>
          <w:rStyle w:val="Emphasis"/>
        </w:rPr>
        <w:t>HttpConfiguration</w:t>
      </w:r>
      <w:r>
        <w:t xml:space="preserve"> too:</w:t>
      </w:r>
    </w:p>
    <w:p w:rsidR="001E7B75" w:rsidRDefault="001E7B75" w:rsidP="001E7B75">
      <w:r>
        <w:rPr>
          <w:rStyle w:val="crayon-language"/>
        </w:rPr>
        <w:t>C#</w:t>
      </w:r>
    </w:p>
    <w:p w:rsidR="001E7B75" w:rsidRDefault="001E7B75" w:rsidP="001E7B75">
      <w:r>
        <w:object w:dxaOrig="2730" w:dyaOrig="1215">
          <v:shape id="_x0000_i1095" type="#_x0000_t75" style="width:136.5pt;height:60.75pt" o:ole="">
            <v:imagedata r:id="rId78" o:title=""/>
          </v:shape>
          <w:control r:id="rId86" w:name="DefaultOcxName61" w:shapeid="_x0000_i1095"/>
        </w:object>
      </w:r>
    </w:p>
    <w:tbl>
      <w:tblPr>
        <w:tblW w:w="0" w:type="auto"/>
        <w:tblCellSpacing w:w="15" w:type="dxa"/>
        <w:tblCellMar>
          <w:top w:w="15" w:type="dxa"/>
          <w:left w:w="15" w:type="dxa"/>
          <w:bottom w:w="15" w:type="dxa"/>
          <w:right w:w="15" w:type="dxa"/>
        </w:tblCellMar>
        <w:tblLook w:val="04A0"/>
      </w:tblPr>
      <w:tblGrid>
        <w:gridCol w:w="187"/>
        <w:gridCol w:w="8255"/>
      </w:tblGrid>
      <w:tr w:rsidR="001E7B75" w:rsidTr="001E7B75">
        <w:trPr>
          <w:tblCellSpacing w:w="15" w:type="dxa"/>
        </w:trPr>
        <w:tc>
          <w:tcPr>
            <w:tcW w:w="0" w:type="auto"/>
            <w:vAlign w:val="center"/>
            <w:hideMark/>
          </w:tcPr>
          <w:p w:rsidR="001E7B75" w:rsidRDefault="001E7B75" w:rsidP="001E7B75">
            <w:pPr>
              <w:rPr>
                <w:sz w:val="24"/>
                <w:szCs w:val="24"/>
              </w:rPr>
            </w:pPr>
            <w:r>
              <w:t>1</w:t>
            </w:r>
          </w:p>
        </w:tc>
        <w:tc>
          <w:tcPr>
            <w:tcW w:w="0" w:type="auto"/>
            <w:vAlign w:val="center"/>
            <w:hideMark/>
          </w:tcPr>
          <w:p w:rsidR="001E7B75" w:rsidRDefault="001E7B75" w:rsidP="001E7B75">
            <w:pPr>
              <w:rPr>
                <w:sz w:val="24"/>
                <w:szCs w:val="24"/>
              </w:rPr>
            </w:pPr>
            <w:r>
              <w:rPr>
                <w:rStyle w:val="crayon-v"/>
              </w:rPr>
              <w:t>config</w:t>
            </w:r>
            <w:r>
              <w:rPr>
                <w:rStyle w:val="crayon-sy"/>
              </w:rPr>
              <w:t>.</w:t>
            </w:r>
            <w:r>
              <w:rPr>
                <w:rStyle w:val="crayon-v"/>
              </w:rPr>
              <w:t>Services</w:t>
            </w:r>
            <w:r>
              <w:rPr>
                <w:rStyle w:val="crayon-sy"/>
              </w:rPr>
              <w:t>.</w:t>
            </w:r>
            <w:r>
              <w:rPr>
                <w:rStyle w:val="crayon-e"/>
              </w:rPr>
              <w:t>Replace</w:t>
            </w:r>
            <w:r>
              <w:rPr>
                <w:rStyle w:val="crayon-sy"/>
              </w:rPr>
              <w:t>(</w:t>
            </w:r>
            <w:r>
              <w:rPr>
                <w:rStyle w:val="crayon-r"/>
              </w:rPr>
              <w:t>typeof</w:t>
            </w:r>
            <w:r>
              <w:rPr>
                <w:rStyle w:val="crayon-sy"/>
              </w:rPr>
              <w:t>(</w:t>
            </w:r>
            <w:r>
              <w:rPr>
                <w:rStyle w:val="crayon-v"/>
              </w:rPr>
              <w:t>IHttpControllerSelector</w:t>
            </w:r>
            <w:r>
              <w:rPr>
                <w:rStyle w:val="crayon-sy"/>
              </w:rPr>
              <w:t>),</w:t>
            </w:r>
            <w:r>
              <w:rPr>
                <w:rStyle w:val="crayon-h"/>
              </w:rPr>
              <w:t xml:space="preserve"> </w:t>
            </w:r>
            <w:r>
              <w:rPr>
                <w:rStyle w:val="crayon-r"/>
              </w:rPr>
              <w:t>new</w:t>
            </w:r>
            <w:r>
              <w:rPr>
                <w:rStyle w:val="crayon-h"/>
              </w:rPr>
              <w:t xml:space="preserve"> </w:t>
            </w:r>
            <w:r>
              <w:rPr>
                <w:rStyle w:val="crayon-e"/>
              </w:rPr>
              <w:t>BypassCacheSelector</w:t>
            </w:r>
            <w:r>
              <w:rPr>
                <w:rStyle w:val="crayon-sy"/>
              </w:rPr>
              <w:t>(</w:t>
            </w:r>
            <w:r>
              <w:rPr>
                <w:rStyle w:val="crayon-v"/>
              </w:rPr>
              <w:t>config</w:t>
            </w:r>
            <w:r>
              <w:rPr>
                <w:rStyle w:val="crayon-sy"/>
              </w:rPr>
              <w:t>));</w:t>
            </w:r>
          </w:p>
        </w:tc>
      </w:tr>
    </w:tbl>
    <w:p w:rsidR="001E7B75" w:rsidRDefault="001E7B75" w:rsidP="001E7B75">
      <w:pPr>
        <w:pStyle w:val="NormalWeb"/>
      </w:pPr>
      <w:r>
        <w:t xml:space="preserve">In this implementation, we load the assembly manually, and then resolve the controller types by looking through all </w:t>
      </w:r>
      <w:r>
        <w:rPr>
          <w:rStyle w:val="Emphasis"/>
        </w:rPr>
        <w:t>ExportedTypes</w:t>
      </w:r>
      <w:r>
        <w:t xml:space="preserve">. Doing it at this level, will force the assembly to be reloaded and rescanned at </w:t>
      </w:r>
      <w:r>
        <w:rPr>
          <w:rStyle w:val="Emphasis"/>
        </w:rPr>
        <w:t>every</w:t>
      </w:r>
      <w:r>
        <w:t xml:space="preserve"> request, which now allows us to freely recompile that assembly and see the changes reflected upon next request, as there is no controller caching in place anymore.</w:t>
      </w:r>
    </w:p>
    <w:p w:rsidR="001E7B75" w:rsidRDefault="001E7B75" w:rsidP="001E7B75">
      <w:pPr>
        <w:pStyle w:val="NormalWeb"/>
      </w:pPr>
      <w:r>
        <w:lastRenderedPageBreak/>
        <w:t>As briefly mentioned before, if you use dynamic assemblies (generated i.e. using CodeDom or Roslyn) this is the route you have to take – because otherwise Web API will ignore your dynamic assemblies.</w:t>
      </w:r>
    </w:p>
    <w:p w:rsidR="001E7B75" w:rsidRDefault="001E7B75" w:rsidP="001E7B75">
      <w:pPr>
        <w:pStyle w:val="NormalWeb"/>
      </w:pPr>
      <w:r>
        <w:t xml:space="preserve">For more information on the topic of dynamic compilation I encourage you read one of the older posts about </w:t>
      </w:r>
      <w:hyperlink r:id="rId87" w:history="1">
        <w:r>
          <w:rPr>
            <w:rStyle w:val="Hyperlink"/>
          </w:rPr>
          <w:t>Roslyn and Web API.</w:t>
        </w:r>
      </w:hyperlink>
    </w:p>
    <w:p w:rsidR="001E7B75" w:rsidRDefault="001E7B75"/>
    <w:p w:rsidR="001E7B75" w:rsidRDefault="001E7B75">
      <w:r w:rsidRPr="001E7B75">
        <w:t>https://www.strathweb.com/2013/08/customizing-controller-discovery-in-asp-net-web-api/</w:t>
      </w:r>
    </w:p>
    <w:p w:rsidR="001E7B75" w:rsidRDefault="001E7B75">
      <w:r w:rsidRPr="001E7B75">
        <w:t>https://dannyvanderkraan.wordpress.com/2016/09/09/asp-net-core-1-0-web-api-automatic-documentation-with-swagger-and-swashbuckle/</w:t>
      </w:r>
    </w:p>
    <w:p w:rsidR="001E7B75" w:rsidRDefault="001E7B75" w:rsidP="001E7B75">
      <w:pPr>
        <w:pStyle w:val="NormalWeb"/>
      </w:pPr>
      <w:r>
        <w:rPr>
          <w:rStyle w:val="Strong"/>
        </w:rPr>
        <w:t>Synopsis:</w:t>
      </w:r>
      <w:r>
        <w:t xml:space="preserve"> In this article I will help you with getting automatically generated and interactive documentation going for your ASP.NET Core Web API by using Swagger and Swashbuckle. </w:t>
      </w:r>
      <w:r>
        <w:rPr>
          <w:rStyle w:val="Strong"/>
        </w:rPr>
        <w:t>As of December 23rd upgraded to latest version</w:t>
      </w:r>
      <w:r>
        <w:t>. We’ll touch the following subjects:</w:t>
      </w:r>
    </w:p>
    <w:p w:rsidR="001E7B75" w:rsidRDefault="001E7B75" w:rsidP="001E7B75">
      <w:pPr>
        <w:numPr>
          <w:ilvl w:val="0"/>
          <w:numId w:val="17"/>
        </w:numPr>
        <w:spacing w:before="100" w:beforeAutospacing="1" w:after="100" w:afterAutospacing="1" w:line="240" w:lineRule="auto"/>
      </w:pPr>
      <w:r>
        <w:t>Getting started</w:t>
      </w:r>
    </w:p>
    <w:p w:rsidR="001E7B75" w:rsidRDefault="001E7B75" w:rsidP="001E7B75">
      <w:pPr>
        <w:numPr>
          <w:ilvl w:val="0"/>
          <w:numId w:val="17"/>
        </w:numPr>
        <w:spacing w:before="100" w:beforeAutospacing="1" w:after="100" w:afterAutospacing="1" w:line="240" w:lineRule="auto"/>
      </w:pPr>
      <w:r>
        <w:t>Multiple versions</w:t>
      </w:r>
    </w:p>
    <w:p w:rsidR="001E7B75" w:rsidRDefault="001E7B75" w:rsidP="001E7B75">
      <w:pPr>
        <w:numPr>
          <w:ilvl w:val="0"/>
          <w:numId w:val="17"/>
        </w:numPr>
        <w:spacing w:before="100" w:beforeAutospacing="1" w:after="100" w:afterAutospacing="1" w:line="240" w:lineRule="auto"/>
      </w:pPr>
      <w:r>
        <w:t>Complex models</w:t>
      </w:r>
    </w:p>
    <w:p w:rsidR="001E7B75" w:rsidRDefault="001E7B75" w:rsidP="001E7B75">
      <w:pPr>
        <w:numPr>
          <w:ilvl w:val="0"/>
          <w:numId w:val="17"/>
        </w:numPr>
        <w:spacing w:before="100" w:beforeAutospacing="1" w:after="100" w:afterAutospacing="1" w:line="240" w:lineRule="auto"/>
      </w:pPr>
      <w:r>
        <w:t>Adding XML notations</w:t>
      </w:r>
    </w:p>
    <w:p w:rsidR="001E7B75" w:rsidRDefault="001E7B75" w:rsidP="001E7B75">
      <w:pPr>
        <w:numPr>
          <w:ilvl w:val="0"/>
          <w:numId w:val="17"/>
        </w:numPr>
        <w:spacing w:before="100" w:beforeAutospacing="1" w:after="100" w:afterAutospacing="1" w:line="240" w:lineRule="auto"/>
      </w:pPr>
      <w:r>
        <w:t>Multiple Responses</w:t>
      </w:r>
    </w:p>
    <w:p w:rsidR="001E7B75" w:rsidRDefault="001E7B75" w:rsidP="001E7B75">
      <w:pPr>
        <w:pStyle w:val="NormalWeb"/>
      </w:pPr>
      <w:r>
        <w:t xml:space="preserve">Want to read this in Dutch instead of English then click </w:t>
      </w:r>
      <w:hyperlink r:id="rId88" w:tgtFrame="_blank" w:history="1">
        <w:r>
          <w:rPr>
            <w:rStyle w:val="Hyperlink"/>
          </w:rPr>
          <w:t>here</w:t>
        </w:r>
      </w:hyperlink>
      <w:r>
        <w:t>. Small caveat, that article is not upgraded to the latest version!</w:t>
      </w:r>
    </w:p>
    <w:p w:rsidR="001E7B75" w:rsidRDefault="001E7B75" w:rsidP="001E7B75">
      <w:pPr>
        <w:pStyle w:val="Heading1"/>
      </w:pPr>
      <w:r>
        <w:t>Intro</w:t>
      </w:r>
    </w:p>
    <w:p w:rsidR="001E7B75" w:rsidRDefault="001E7B75" w:rsidP="001E7B75">
      <w:pPr>
        <w:pStyle w:val="NormalWeb"/>
      </w:pPr>
      <w:r>
        <w:t xml:space="preserve">The problem with any REST API is that you need to maintain the documentation describing the API manually (or even if you have it generated from code by some tool it’s still semi-automatic). So it will often be out of date, inaccurate, prone to mistakes and not interactive. To the rescue comes </w:t>
      </w:r>
      <w:hyperlink r:id="rId89" w:history="1">
        <w:r>
          <w:rPr>
            <w:rStyle w:val="Hyperlink"/>
          </w:rPr>
          <w:t>Swagger</w:t>
        </w:r>
      </w:hyperlink>
      <w:r>
        <w:t xml:space="preserve">, which provides a powerful representation of your RESTful API, thus providing automatic documentation. Open sourced Swagger is platform-agnostic and this article is specifically about adding the power of Swagger to an ASP.NET Core Web API. In order to be able to do that I’d need an implementation specifically for this platform, which luckily is provided by the open source implementation called </w:t>
      </w:r>
      <w:hyperlink r:id="rId90" w:history="1">
        <w:r>
          <w:rPr>
            <w:rStyle w:val="Hyperlink"/>
          </w:rPr>
          <w:t>Swashbuckle 6.0.0</w:t>
        </w:r>
      </w:hyperlink>
      <w:r>
        <w:t>.</w:t>
      </w:r>
    </w:p>
    <w:p w:rsidR="001E7B75" w:rsidRDefault="001E7B75" w:rsidP="001E7B75">
      <w:pPr>
        <w:pStyle w:val="Heading1"/>
      </w:pPr>
      <w:r>
        <w:t>Getting started</w:t>
      </w:r>
    </w:p>
    <w:p w:rsidR="001E7B75" w:rsidRDefault="001E7B75" w:rsidP="001E7B75">
      <w:pPr>
        <w:pStyle w:val="NormalWeb"/>
      </w:pPr>
      <w:r>
        <w:t xml:space="preserve">Swashbuckle seamlessly adds Swagger by combining the built in Api Explorer from ASP.NET Core MVC and Swagger’s swagger-ui to enable discovery and generate interactive documentation for your API’s users. </w:t>
      </w:r>
      <w:del w:id="0" w:author="Unknown">
        <w:r>
          <w:delText>Remember that at the time of writing it’s a release candidate and the interface might still shift and change in the future. But as for now the best way to get started is to install the NuGet packages called “Swashbuckle.SwaggerGen” and “Swashbuckle.SwaggerUi” both version “6.0.0-rc1-final”.</w:delText>
        </w:r>
      </w:del>
      <w:r>
        <w:t xml:space="preserve"> There is only one NuGet package which contains the Swagger generator and Swagger-ui embedded. Add the package Swashbuckle 6.0.0-beta902 to the </w:t>
      </w:r>
      <w:r>
        <w:rPr>
          <w:rStyle w:val="Emphasis"/>
        </w:rPr>
        <w:t>dependencies</w:t>
      </w:r>
      <w:r>
        <w:t xml:space="preserve"> section of the </w:t>
      </w:r>
      <w:r>
        <w:rPr>
          <w:rStyle w:val="Emphasis"/>
        </w:rPr>
        <w:t>project.json</w:t>
      </w:r>
      <w:r>
        <w:t xml:space="preserve"> file:</w:t>
      </w:r>
    </w:p>
    <w:tbl>
      <w:tblPr>
        <w:tblW w:w="0" w:type="auto"/>
        <w:tblCellSpacing w:w="0" w:type="dxa"/>
        <w:tblCellMar>
          <w:left w:w="0" w:type="dxa"/>
          <w:right w:w="0" w:type="dxa"/>
        </w:tblCellMar>
        <w:tblLook w:val="04A0"/>
      </w:tblPr>
      <w:tblGrid>
        <w:gridCol w:w="112"/>
        <w:gridCol w:w="3601"/>
      </w:tblGrid>
      <w:tr w:rsidR="001E7B75" w:rsidTr="001E7B75">
        <w:trPr>
          <w:tblCellSpacing w:w="0" w:type="dxa"/>
        </w:trPr>
        <w:tc>
          <w:tcPr>
            <w:tcW w:w="0" w:type="auto"/>
            <w:vAlign w:val="center"/>
            <w:hideMark/>
          </w:tcPr>
          <w:p w:rsidR="001E7B75" w:rsidRDefault="001E7B75" w:rsidP="001E7B75">
            <w:pPr>
              <w:rPr>
                <w:sz w:val="24"/>
                <w:szCs w:val="24"/>
              </w:rPr>
            </w:pPr>
            <w:r>
              <w:lastRenderedPageBreak/>
              <w:t>1</w:t>
            </w:r>
          </w:p>
        </w:tc>
        <w:tc>
          <w:tcPr>
            <w:tcW w:w="0" w:type="auto"/>
            <w:vAlign w:val="center"/>
            <w:hideMark/>
          </w:tcPr>
          <w:p w:rsidR="001E7B75" w:rsidRDefault="001E7B75" w:rsidP="001E7B75">
            <w:pPr>
              <w:rPr>
                <w:sz w:val="24"/>
                <w:szCs w:val="24"/>
              </w:rPr>
            </w:pPr>
            <w:r>
              <w:rPr>
                <w:rStyle w:val="HTMLCode"/>
                <w:rFonts w:eastAsiaTheme="minorHAnsi"/>
              </w:rPr>
              <w:t>"Swashbuckle": "6.0.0-beta902"</w:t>
            </w:r>
          </w:p>
        </w:tc>
      </w:tr>
    </w:tbl>
    <w:p w:rsidR="001E7B75" w:rsidRDefault="001E7B75" w:rsidP="001E7B75">
      <w:pPr>
        <w:pStyle w:val="NormalWeb"/>
      </w:pPr>
      <w:del w:id="1" w:author="Unknown">
        <w:r>
          <w:rPr>
            <w:rStyle w:val="Strong"/>
          </w:rPr>
          <w:delText>Side note:</w:delText>
        </w:r>
        <w:r>
          <w:delText xml:space="preserve"> They also have a meta-package called “Swashbuckle” which installs these two NuGet packages for you as well, but they are both older beta releases. Also, no sign of packages for RTM at the moment of writing this, but let’s hope the API doesn’t change.</w:delText>
        </w:r>
      </w:del>
    </w:p>
    <w:p w:rsidR="001E7B75" w:rsidRDefault="001E7B75" w:rsidP="001E7B75">
      <w:pPr>
        <w:pStyle w:val="NormalWeb"/>
      </w:pPr>
      <w:r>
        <w:t xml:space="preserve">Once this is done we’ll need to configure Swagger in the </w:t>
      </w:r>
      <w:r>
        <w:rPr>
          <w:rStyle w:val="Emphasis"/>
        </w:rPr>
        <w:t>Startup</w:t>
      </w:r>
      <w:r>
        <w:t xml:space="preserve"> class. First we’ll add the services needed in the </w:t>
      </w:r>
      <w:r>
        <w:rPr>
          <w:rStyle w:val="Emphasis"/>
        </w:rPr>
        <w:t>ConfigureServices</w:t>
      </w:r>
      <w:r>
        <w:t xml:space="preserve"> method of the </w:t>
      </w:r>
      <w:r>
        <w:rPr>
          <w:rStyle w:val="Emphasis"/>
        </w:rPr>
        <w:t>StartUp</w:t>
      </w:r>
      <w:r>
        <w:t xml:space="preserve"> class to generate the files Swagger needs, like this:</w:t>
      </w:r>
    </w:p>
    <w:tbl>
      <w:tblPr>
        <w:tblW w:w="0" w:type="auto"/>
        <w:tblCellSpacing w:w="0" w:type="dxa"/>
        <w:tblCellMar>
          <w:left w:w="0" w:type="dxa"/>
          <w:right w:w="0" w:type="dxa"/>
        </w:tblCellMar>
        <w:tblLook w:val="04A0"/>
      </w:tblPr>
      <w:tblGrid>
        <w:gridCol w:w="112"/>
        <w:gridCol w:w="3001"/>
      </w:tblGrid>
      <w:tr w:rsidR="001E7B75" w:rsidTr="001E7B75">
        <w:trPr>
          <w:tblCellSpacing w:w="0" w:type="dxa"/>
        </w:trPr>
        <w:tc>
          <w:tcPr>
            <w:tcW w:w="0" w:type="auto"/>
            <w:vAlign w:val="center"/>
            <w:hideMark/>
          </w:tcPr>
          <w:p w:rsidR="001E7B75" w:rsidRDefault="001E7B75" w:rsidP="001E7B75">
            <w:pPr>
              <w:rPr>
                <w:sz w:val="24"/>
                <w:szCs w:val="24"/>
              </w:rPr>
            </w:pPr>
            <w:r>
              <w:t>1</w:t>
            </w:r>
          </w:p>
        </w:tc>
        <w:tc>
          <w:tcPr>
            <w:tcW w:w="0" w:type="auto"/>
            <w:vAlign w:val="center"/>
            <w:hideMark/>
          </w:tcPr>
          <w:p w:rsidR="001E7B75" w:rsidRDefault="001E7B75" w:rsidP="001E7B75">
            <w:pPr>
              <w:rPr>
                <w:sz w:val="24"/>
                <w:szCs w:val="24"/>
              </w:rPr>
            </w:pPr>
            <w:r>
              <w:rPr>
                <w:rStyle w:val="HTMLCode"/>
                <w:rFonts w:eastAsiaTheme="minorHAnsi"/>
              </w:rPr>
              <w:t>services.AddSwaggerGen();</w:t>
            </w:r>
          </w:p>
        </w:tc>
      </w:tr>
    </w:tbl>
    <w:p w:rsidR="001E7B75" w:rsidRDefault="001E7B75" w:rsidP="001E7B75">
      <w:pPr>
        <w:pStyle w:val="NormalWeb"/>
      </w:pPr>
      <w:r>
        <w:t xml:space="preserve">This will register an implementation of ISwaggerProvider with the default settings. Then in the same class in the </w:t>
      </w:r>
      <w:r>
        <w:rPr>
          <w:rStyle w:val="Emphasis"/>
        </w:rPr>
        <w:t>Configure</w:t>
      </w:r>
      <w:r>
        <w:t xml:space="preserve"> method you need to add the middleware to the HTTP request pipeline like this:</w:t>
      </w:r>
    </w:p>
    <w:tbl>
      <w:tblPr>
        <w:tblW w:w="0" w:type="auto"/>
        <w:tblCellSpacing w:w="0" w:type="dxa"/>
        <w:tblCellMar>
          <w:left w:w="0" w:type="dxa"/>
          <w:right w:w="0" w:type="dxa"/>
        </w:tblCellMar>
        <w:tblLook w:val="04A0"/>
      </w:tblPr>
      <w:tblGrid>
        <w:gridCol w:w="112"/>
        <w:gridCol w:w="2041"/>
      </w:tblGrid>
      <w:tr w:rsidR="001E7B75" w:rsidTr="001E7B75">
        <w:trPr>
          <w:tblCellSpacing w:w="0" w:type="dxa"/>
        </w:trPr>
        <w:tc>
          <w:tcPr>
            <w:tcW w:w="0" w:type="auto"/>
            <w:vAlign w:val="center"/>
            <w:hideMark/>
          </w:tcPr>
          <w:p w:rsidR="001E7B75" w:rsidRDefault="001E7B75" w:rsidP="001E7B75">
            <w:pPr>
              <w:rPr>
                <w:sz w:val="24"/>
                <w:szCs w:val="24"/>
              </w:rPr>
            </w:pPr>
            <w:r>
              <w:t>1</w:t>
            </w:r>
          </w:p>
        </w:tc>
        <w:tc>
          <w:tcPr>
            <w:tcW w:w="0" w:type="auto"/>
            <w:vAlign w:val="center"/>
            <w:hideMark/>
          </w:tcPr>
          <w:p w:rsidR="001E7B75" w:rsidRDefault="001E7B75" w:rsidP="001E7B75">
            <w:pPr>
              <w:rPr>
                <w:sz w:val="24"/>
                <w:szCs w:val="24"/>
              </w:rPr>
            </w:pPr>
            <w:r>
              <w:rPr>
                <w:rStyle w:val="HTMLCode"/>
                <w:rFonts w:eastAsiaTheme="minorHAnsi"/>
              </w:rPr>
              <w:t>app.UseSwagger();</w:t>
            </w:r>
          </w:p>
        </w:tc>
      </w:tr>
    </w:tbl>
    <w:p w:rsidR="001E7B75" w:rsidRDefault="001E7B75" w:rsidP="001E7B75">
      <w:pPr>
        <w:pStyle w:val="NormalWeb"/>
      </w:pPr>
      <w:r>
        <w:t xml:space="preserve">This will serve the generated swagger as a JSON endpoint. If you would start up the web application now and you’d navigate to the standard route which is: </w:t>
      </w:r>
      <w:r>
        <w:rPr>
          <w:rStyle w:val="Emphasis"/>
        </w:rPr>
        <w:t>“/swagger/v1/swagger.json”</w:t>
      </w:r>
      <w:r>
        <w:t>, you’d see the following JSON:</w:t>
      </w:r>
    </w:p>
    <w:tbl>
      <w:tblPr>
        <w:tblW w:w="0" w:type="auto"/>
        <w:tblCellSpacing w:w="0" w:type="dxa"/>
        <w:tblCellMar>
          <w:left w:w="0" w:type="dxa"/>
          <w:right w:w="0" w:type="dxa"/>
        </w:tblCellMar>
        <w:tblLook w:val="04A0"/>
      </w:tblPr>
      <w:tblGrid>
        <w:gridCol w:w="112"/>
        <w:gridCol w:w="8914"/>
      </w:tblGrid>
      <w:tr w:rsidR="001E7B75" w:rsidTr="001E7B75">
        <w:trPr>
          <w:tblCellSpacing w:w="0" w:type="dxa"/>
        </w:trPr>
        <w:tc>
          <w:tcPr>
            <w:tcW w:w="0" w:type="auto"/>
            <w:vAlign w:val="center"/>
            <w:hideMark/>
          </w:tcPr>
          <w:p w:rsidR="001E7B75" w:rsidRDefault="001E7B75" w:rsidP="001E7B75">
            <w:pPr>
              <w:rPr>
                <w:sz w:val="24"/>
                <w:szCs w:val="24"/>
              </w:rPr>
            </w:pPr>
            <w:r>
              <w:t>1</w:t>
            </w:r>
          </w:p>
        </w:tc>
        <w:tc>
          <w:tcPr>
            <w:tcW w:w="0" w:type="auto"/>
            <w:vAlign w:val="center"/>
            <w:hideMark/>
          </w:tcPr>
          <w:p w:rsidR="001E7B75" w:rsidRDefault="001E7B75" w:rsidP="001E7B75">
            <w:pPr>
              <w:rPr>
                <w:sz w:val="24"/>
                <w:szCs w:val="24"/>
              </w:rPr>
            </w:pPr>
            <w:r>
              <w:rPr>
                <w:rStyle w:val="HTMLCode"/>
                <w:rFonts w:eastAsiaTheme="minorHAnsi"/>
              </w:rPr>
              <w:t>{"swagger":"2.0","info":{"version":"v1","title":"API V1"},"basePath":"/","paths":{},"definitions":{},"securityDefinitions":{}}</w:t>
            </w:r>
          </w:p>
        </w:tc>
      </w:tr>
    </w:tbl>
    <w:p w:rsidR="001E7B75" w:rsidRDefault="001E7B75" w:rsidP="001E7B75">
      <w:pPr>
        <w:pStyle w:val="NormalWeb"/>
      </w:pPr>
      <w:r>
        <w:rPr>
          <w:rStyle w:val="Strong"/>
        </w:rPr>
        <w:t>Side note:</w:t>
      </w:r>
      <w:r>
        <w:t xml:space="preserve"> You can change this standard route as an option of the </w:t>
      </w:r>
      <w:r>
        <w:rPr>
          <w:rStyle w:val="Emphasis"/>
        </w:rPr>
        <w:t>UseSwagger</w:t>
      </w:r>
      <w:del w:id="2" w:author="Unknown">
        <w:r>
          <w:rPr>
            <w:rStyle w:val="Emphasis"/>
          </w:rPr>
          <w:delText>Gen</w:delText>
        </w:r>
      </w:del>
      <w:r>
        <w:t xml:space="preserve"> extension method.</w:t>
      </w:r>
    </w:p>
    <w:p w:rsidR="001E7B75" w:rsidRDefault="001E7B75" w:rsidP="001E7B75">
      <w:pPr>
        <w:pStyle w:val="NormalWeb"/>
      </w:pPr>
      <w:r>
        <w:t xml:space="preserve">Well, let’s put Swagger to work by adding an MVC controller. Add the following code to the </w:t>
      </w:r>
      <w:r>
        <w:rPr>
          <w:rStyle w:val="Emphasis"/>
        </w:rPr>
        <w:t>ConfigureServices</w:t>
      </w:r>
      <w:r>
        <w:t xml:space="preserve"> method of the </w:t>
      </w:r>
      <w:r>
        <w:rPr>
          <w:rStyle w:val="Emphasis"/>
        </w:rPr>
        <w:t>StartUp</w:t>
      </w:r>
      <w:r>
        <w:t xml:space="preserve"> class:</w:t>
      </w:r>
    </w:p>
    <w:tbl>
      <w:tblPr>
        <w:tblW w:w="0" w:type="auto"/>
        <w:tblCellSpacing w:w="0" w:type="dxa"/>
        <w:tblCellMar>
          <w:left w:w="0" w:type="dxa"/>
          <w:right w:w="0" w:type="dxa"/>
        </w:tblCellMar>
        <w:tblLook w:val="04A0"/>
      </w:tblPr>
      <w:tblGrid>
        <w:gridCol w:w="112"/>
        <w:gridCol w:w="2161"/>
      </w:tblGrid>
      <w:tr w:rsidR="001E7B75" w:rsidTr="001E7B75">
        <w:trPr>
          <w:tblCellSpacing w:w="0" w:type="dxa"/>
        </w:trPr>
        <w:tc>
          <w:tcPr>
            <w:tcW w:w="0" w:type="auto"/>
            <w:vAlign w:val="center"/>
            <w:hideMark/>
          </w:tcPr>
          <w:p w:rsidR="001E7B75" w:rsidRDefault="001E7B75" w:rsidP="001E7B75">
            <w:pPr>
              <w:rPr>
                <w:sz w:val="24"/>
                <w:szCs w:val="24"/>
              </w:rPr>
            </w:pPr>
            <w:r>
              <w:t>1</w:t>
            </w:r>
          </w:p>
        </w:tc>
        <w:tc>
          <w:tcPr>
            <w:tcW w:w="0" w:type="auto"/>
            <w:vAlign w:val="center"/>
            <w:hideMark/>
          </w:tcPr>
          <w:p w:rsidR="001E7B75" w:rsidRDefault="001E7B75" w:rsidP="001E7B75">
            <w:pPr>
              <w:rPr>
                <w:sz w:val="24"/>
                <w:szCs w:val="24"/>
              </w:rPr>
            </w:pPr>
            <w:r>
              <w:rPr>
                <w:rStyle w:val="HTMLCode"/>
                <w:rFonts w:eastAsiaTheme="minorHAnsi"/>
              </w:rPr>
              <w:t>services.AddMvc();</w:t>
            </w:r>
          </w:p>
        </w:tc>
      </w:tr>
    </w:tbl>
    <w:p w:rsidR="001E7B75" w:rsidRDefault="001E7B75" w:rsidP="001E7B75">
      <w:pPr>
        <w:pStyle w:val="NormalWeb"/>
      </w:pPr>
      <w:r>
        <w:t xml:space="preserve">Add the following code to the </w:t>
      </w:r>
      <w:r>
        <w:rPr>
          <w:rStyle w:val="Emphasis"/>
        </w:rPr>
        <w:t>Configure</w:t>
      </w:r>
      <w:r>
        <w:t xml:space="preserve"> method of the </w:t>
      </w:r>
      <w:r>
        <w:rPr>
          <w:rStyle w:val="Emphasis"/>
        </w:rPr>
        <w:t>StartUp</w:t>
      </w:r>
      <w:r>
        <w:t xml:space="preserve"> class:</w:t>
      </w:r>
    </w:p>
    <w:tbl>
      <w:tblPr>
        <w:tblW w:w="0" w:type="auto"/>
        <w:tblCellSpacing w:w="0" w:type="dxa"/>
        <w:tblCellMar>
          <w:left w:w="0" w:type="dxa"/>
          <w:right w:w="0" w:type="dxa"/>
        </w:tblCellMar>
        <w:tblLook w:val="04A0"/>
      </w:tblPr>
      <w:tblGrid>
        <w:gridCol w:w="112"/>
        <w:gridCol w:w="3481"/>
      </w:tblGrid>
      <w:tr w:rsidR="001E7B75" w:rsidTr="001E7B75">
        <w:trPr>
          <w:tblCellSpacing w:w="0" w:type="dxa"/>
        </w:trPr>
        <w:tc>
          <w:tcPr>
            <w:tcW w:w="0" w:type="auto"/>
            <w:vAlign w:val="center"/>
            <w:hideMark/>
          </w:tcPr>
          <w:p w:rsidR="001E7B75" w:rsidRDefault="001E7B75" w:rsidP="001E7B75">
            <w:pPr>
              <w:rPr>
                <w:sz w:val="24"/>
                <w:szCs w:val="24"/>
              </w:rPr>
            </w:pPr>
            <w:r>
              <w:t>1</w:t>
            </w:r>
          </w:p>
        </w:tc>
        <w:tc>
          <w:tcPr>
            <w:tcW w:w="0" w:type="auto"/>
            <w:vAlign w:val="center"/>
            <w:hideMark/>
          </w:tcPr>
          <w:p w:rsidR="001E7B75" w:rsidRDefault="001E7B75" w:rsidP="001E7B75">
            <w:pPr>
              <w:rPr>
                <w:sz w:val="24"/>
                <w:szCs w:val="24"/>
              </w:rPr>
            </w:pPr>
            <w:r>
              <w:rPr>
                <w:rStyle w:val="HTMLCode"/>
                <w:rFonts w:eastAsiaTheme="minorHAnsi"/>
              </w:rPr>
              <w:t>app.UseMvcWithDefaultRoute();</w:t>
            </w:r>
          </w:p>
        </w:tc>
      </w:tr>
    </w:tbl>
    <w:p w:rsidR="001E7B75" w:rsidRDefault="001E7B75" w:rsidP="001E7B75">
      <w:pPr>
        <w:pStyle w:val="NormalWeb"/>
      </w:pPr>
      <w:r>
        <w:t xml:space="preserve">Add a folder named </w:t>
      </w:r>
      <w:r>
        <w:rPr>
          <w:rStyle w:val="Emphasis"/>
        </w:rPr>
        <w:t>“Controllers”</w:t>
      </w:r>
      <w:r>
        <w:t>.</w:t>
      </w:r>
    </w:p>
    <w:p w:rsidR="001E7B75" w:rsidRDefault="001E7B75" w:rsidP="001E7B75">
      <w:pPr>
        <w:pStyle w:val="NormalWeb"/>
      </w:pPr>
      <w:r>
        <w:t xml:space="preserve">Add a class to this folder named </w:t>
      </w:r>
      <w:r>
        <w:rPr>
          <w:rStyle w:val="Emphasis"/>
        </w:rPr>
        <w:t>“HomeController”</w:t>
      </w:r>
      <w:r>
        <w:t xml:space="preserve"> and have it inherit from </w:t>
      </w:r>
      <w:r>
        <w:rPr>
          <w:rStyle w:val="Emphasis"/>
        </w:rPr>
        <w:t>Controller</w:t>
      </w:r>
      <w:r>
        <w:t xml:space="preserve">. Add the following action method to the </w:t>
      </w:r>
      <w:r>
        <w:rPr>
          <w:rStyle w:val="Emphasis"/>
        </w:rPr>
        <w:t>Home</w:t>
      </w:r>
      <w:r>
        <w:t xml:space="preserve"> controller:</w:t>
      </w:r>
    </w:p>
    <w:tbl>
      <w:tblPr>
        <w:tblW w:w="0" w:type="auto"/>
        <w:tblCellSpacing w:w="0" w:type="dxa"/>
        <w:tblCellMar>
          <w:left w:w="0" w:type="dxa"/>
          <w:right w:w="0" w:type="dxa"/>
        </w:tblCellMar>
        <w:tblLook w:val="04A0"/>
      </w:tblPr>
      <w:tblGrid>
        <w:gridCol w:w="112"/>
        <w:gridCol w:w="8914"/>
      </w:tblGrid>
      <w:tr w:rsidR="001E7B75" w:rsidTr="001E7B75">
        <w:trPr>
          <w:tblCellSpacing w:w="0" w:type="dxa"/>
        </w:trPr>
        <w:tc>
          <w:tcPr>
            <w:tcW w:w="0" w:type="auto"/>
            <w:vAlign w:val="center"/>
            <w:hideMark/>
          </w:tcPr>
          <w:p w:rsidR="001E7B75" w:rsidRDefault="001E7B75" w:rsidP="001E7B75">
            <w:r>
              <w:t>1</w:t>
            </w:r>
          </w:p>
          <w:p w:rsidR="001E7B75" w:rsidRDefault="001E7B75" w:rsidP="001E7B75">
            <w:r>
              <w:lastRenderedPageBreak/>
              <w:t>2</w:t>
            </w:r>
          </w:p>
          <w:p w:rsidR="001E7B75" w:rsidRDefault="001E7B75" w:rsidP="001E7B75">
            <w:r>
              <w:t>3</w:t>
            </w:r>
          </w:p>
          <w:p w:rsidR="001E7B75" w:rsidRDefault="001E7B75" w:rsidP="001E7B75">
            <w:r>
              <w:t>4</w:t>
            </w:r>
          </w:p>
          <w:p w:rsidR="001E7B75" w:rsidRDefault="001E7B75" w:rsidP="001E7B75">
            <w:pPr>
              <w:rPr>
                <w:sz w:val="24"/>
                <w:szCs w:val="24"/>
              </w:rPr>
            </w:pPr>
            <w:r>
              <w:t>5</w:t>
            </w:r>
          </w:p>
        </w:tc>
        <w:tc>
          <w:tcPr>
            <w:tcW w:w="0" w:type="auto"/>
            <w:vAlign w:val="center"/>
            <w:hideMark/>
          </w:tcPr>
          <w:p w:rsidR="001E7B75" w:rsidRDefault="001E7B75" w:rsidP="001E7B75">
            <w:r>
              <w:rPr>
                <w:rStyle w:val="HTMLCode"/>
                <w:rFonts w:eastAsiaTheme="minorHAnsi"/>
              </w:rPr>
              <w:lastRenderedPageBreak/>
              <w:t>[HttpGet("About")]</w:t>
            </w:r>
          </w:p>
          <w:p w:rsidR="001E7B75" w:rsidRDefault="001E7B75" w:rsidP="001E7B75">
            <w:r>
              <w:rPr>
                <w:rStyle w:val="HTMLCode"/>
                <w:rFonts w:eastAsiaTheme="minorHAnsi"/>
              </w:rPr>
              <w:t>public</w:t>
            </w:r>
            <w:r>
              <w:t xml:space="preserve"> </w:t>
            </w:r>
            <w:r>
              <w:rPr>
                <w:rStyle w:val="HTMLCode"/>
                <w:rFonts w:eastAsiaTheme="minorHAnsi"/>
              </w:rPr>
              <w:t>ContentResult About()</w:t>
            </w:r>
          </w:p>
          <w:p w:rsidR="001E7B75" w:rsidRDefault="001E7B75" w:rsidP="001E7B75">
            <w:r>
              <w:rPr>
                <w:rStyle w:val="HTMLCode"/>
                <w:rFonts w:eastAsiaTheme="minorHAnsi"/>
              </w:rPr>
              <w:lastRenderedPageBreak/>
              <w:t>{</w:t>
            </w:r>
          </w:p>
          <w:p w:rsidR="001E7B75" w:rsidRDefault="001E7B75" w:rsidP="001E7B75">
            <w:r>
              <w:rPr>
                <w:rStyle w:val="HTMLCode"/>
                <w:rFonts w:eastAsiaTheme="minorHAnsi"/>
              </w:rPr>
              <w:t>    return</w:t>
            </w:r>
            <w:r>
              <w:t xml:space="preserve"> </w:t>
            </w:r>
            <w:r>
              <w:rPr>
                <w:rStyle w:val="HTMLCode"/>
                <w:rFonts w:eastAsiaTheme="minorHAnsi"/>
              </w:rPr>
              <w:t>Content("An API to sample Swagger with Swashbuckle in ASP.NET Core.");</w:t>
            </w:r>
          </w:p>
          <w:p w:rsidR="001E7B75" w:rsidRDefault="001E7B75" w:rsidP="001E7B75">
            <w:pPr>
              <w:rPr>
                <w:sz w:val="24"/>
                <w:szCs w:val="24"/>
              </w:rPr>
            </w:pPr>
            <w:r>
              <w:rPr>
                <w:rStyle w:val="HTMLCode"/>
                <w:rFonts w:eastAsiaTheme="minorHAnsi"/>
              </w:rPr>
              <w:t>}</w:t>
            </w:r>
          </w:p>
        </w:tc>
      </w:tr>
    </w:tbl>
    <w:p w:rsidR="001E7B75" w:rsidRDefault="001E7B75" w:rsidP="001E7B75">
      <w:pPr>
        <w:pStyle w:val="NormalWeb"/>
      </w:pPr>
      <w:r>
        <w:lastRenderedPageBreak/>
        <w:t xml:space="preserve">Now run the web application again and navigate to </w:t>
      </w:r>
      <w:r>
        <w:rPr>
          <w:rStyle w:val="Emphasis"/>
        </w:rPr>
        <w:t>“/swagger/v1/swagger.json”</w:t>
      </w:r>
      <w:r>
        <w:t xml:space="preserve"> and you should see the following JSON:</w:t>
      </w:r>
    </w:p>
    <w:tbl>
      <w:tblPr>
        <w:tblW w:w="0" w:type="auto"/>
        <w:tblCellSpacing w:w="0" w:type="dxa"/>
        <w:tblCellMar>
          <w:left w:w="0" w:type="dxa"/>
          <w:right w:w="0" w:type="dxa"/>
        </w:tblCellMar>
        <w:tblLook w:val="04A0"/>
      </w:tblPr>
      <w:tblGrid>
        <w:gridCol w:w="41"/>
        <w:gridCol w:w="8985"/>
      </w:tblGrid>
      <w:tr w:rsidR="001E7B75" w:rsidTr="001E7B75">
        <w:trPr>
          <w:tblCellSpacing w:w="0" w:type="dxa"/>
        </w:trPr>
        <w:tc>
          <w:tcPr>
            <w:tcW w:w="0" w:type="auto"/>
            <w:vAlign w:val="center"/>
            <w:hideMark/>
          </w:tcPr>
          <w:p w:rsidR="001E7B75" w:rsidRDefault="001E7B75" w:rsidP="001E7B75">
            <w:pPr>
              <w:rPr>
                <w:sz w:val="24"/>
                <w:szCs w:val="24"/>
              </w:rPr>
            </w:pPr>
            <w:r>
              <w:t>1</w:t>
            </w:r>
          </w:p>
        </w:tc>
        <w:tc>
          <w:tcPr>
            <w:tcW w:w="0" w:type="auto"/>
            <w:vAlign w:val="center"/>
            <w:hideMark/>
          </w:tcPr>
          <w:p w:rsidR="001E7B75" w:rsidRDefault="001E7B75" w:rsidP="001E7B75">
            <w:pPr>
              <w:rPr>
                <w:sz w:val="24"/>
                <w:szCs w:val="24"/>
              </w:rPr>
            </w:pPr>
            <w:r>
              <w:rPr>
                <w:rStyle w:val="HTMLCode"/>
                <w:rFonts w:eastAsiaTheme="minorHAnsi"/>
              </w:rPr>
              <w:t>{"swagger":"2.0","info":{"version":"v1","title":"API V1"},"basePath":"/","paths":{"/About":{"get":{"tags":["Home"],"operationId":"AboutGet","produces":[],"responses":{"200":{"description":"OK"}},"deprecated":false}}},"definitions":{},"securityDefinitions":{}}</w:t>
            </w:r>
          </w:p>
        </w:tc>
      </w:tr>
    </w:tbl>
    <w:p w:rsidR="001E7B75" w:rsidRDefault="001E7B75" w:rsidP="001E7B75">
      <w:pPr>
        <w:pStyle w:val="NormalWeb"/>
      </w:pPr>
      <w:r>
        <w:t xml:space="preserve">Notice how the key </w:t>
      </w:r>
      <w:r>
        <w:rPr>
          <w:rStyle w:val="Emphasis"/>
        </w:rPr>
        <w:t>“paths”</w:t>
      </w:r>
      <w:r>
        <w:t xml:space="preserve"> has an entry now, due to standard API discovery which Swashbuckle utilizes to generate the </w:t>
      </w:r>
      <w:r>
        <w:rPr>
          <w:rStyle w:val="Emphasis"/>
        </w:rPr>
        <w:t>swagger.json</w:t>
      </w:r>
      <w:r>
        <w:t xml:space="preserve"> to fuel the Swagger engine. To utilize swagger-ui and get interactive documentation you add the following line of code to the </w:t>
      </w:r>
      <w:r>
        <w:rPr>
          <w:rStyle w:val="Emphasis"/>
        </w:rPr>
        <w:t>Configure</w:t>
      </w:r>
      <w:r>
        <w:t xml:space="preserve"> method in the </w:t>
      </w:r>
      <w:r>
        <w:rPr>
          <w:rStyle w:val="Emphasis"/>
        </w:rPr>
        <w:t>Startup</w:t>
      </w:r>
      <w:r>
        <w:t xml:space="preserve"> class:</w:t>
      </w:r>
    </w:p>
    <w:tbl>
      <w:tblPr>
        <w:tblW w:w="0" w:type="auto"/>
        <w:tblCellSpacing w:w="0" w:type="dxa"/>
        <w:tblCellMar>
          <w:left w:w="0" w:type="dxa"/>
          <w:right w:w="0" w:type="dxa"/>
        </w:tblCellMar>
        <w:tblLook w:val="04A0"/>
      </w:tblPr>
      <w:tblGrid>
        <w:gridCol w:w="112"/>
        <w:gridCol w:w="2281"/>
      </w:tblGrid>
      <w:tr w:rsidR="001E7B75" w:rsidTr="001E7B75">
        <w:trPr>
          <w:tblCellSpacing w:w="0" w:type="dxa"/>
        </w:trPr>
        <w:tc>
          <w:tcPr>
            <w:tcW w:w="0" w:type="auto"/>
            <w:vAlign w:val="center"/>
            <w:hideMark/>
          </w:tcPr>
          <w:p w:rsidR="001E7B75" w:rsidRDefault="001E7B75" w:rsidP="001E7B75">
            <w:pPr>
              <w:rPr>
                <w:sz w:val="24"/>
                <w:szCs w:val="24"/>
              </w:rPr>
            </w:pPr>
            <w:r>
              <w:t>1</w:t>
            </w:r>
          </w:p>
        </w:tc>
        <w:tc>
          <w:tcPr>
            <w:tcW w:w="0" w:type="auto"/>
            <w:vAlign w:val="center"/>
            <w:hideMark/>
          </w:tcPr>
          <w:p w:rsidR="001E7B75" w:rsidRDefault="001E7B75" w:rsidP="001E7B75">
            <w:pPr>
              <w:rPr>
                <w:sz w:val="24"/>
                <w:szCs w:val="24"/>
              </w:rPr>
            </w:pPr>
            <w:r>
              <w:rPr>
                <w:rStyle w:val="HTMLCode"/>
                <w:rFonts w:eastAsiaTheme="minorHAnsi"/>
              </w:rPr>
              <w:t>app.UseSwaggerUi();</w:t>
            </w:r>
          </w:p>
        </w:tc>
      </w:tr>
    </w:tbl>
    <w:p w:rsidR="001E7B75" w:rsidRDefault="001E7B75" w:rsidP="001E7B75">
      <w:pPr>
        <w:pStyle w:val="NormalWeb"/>
      </w:pPr>
      <w:r>
        <w:t xml:space="preserve">This will add middleware to the HTTP request pipeline which will generate the interactive documentation based off of the </w:t>
      </w:r>
      <w:r>
        <w:rPr>
          <w:rStyle w:val="Emphasis"/>
        </w:rPr>
        <w:t>swagger.json</w:t>
      </w:r>
      <w:r>
        <w:t>. So if you navigate to “swagger/ui” it will look like this:</w:t>
      </w:r>
    </w:p>
    <w:p w:rsidR="001E7B75" w:rsidRDefault="001E7B75" w:rsidP="001E7B75">
      <w:pPr>
        <w:pStyle w:val="NormalWeb"/>
      </w:pPr>
      <w:r>
        <w:rPr>
          <w:noProof/>
          <w:color w:val="0000FF"/>
        </w:rPr>
        <w:drawing>
          <wp:inline distT="0" distB="0" distL="0" distR="0">
            <wp:extent cx="2857500" cy="628650"/>
            <wp:effectExtent l="19050" t="0" r="0" b="0"/>
            <wp:docPr id="78" name="Picture 78" descr="figure1_swaggerui">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igure1_swaggerui">
                      <a:hlinkClick r:id="rId91"/>
                    </pic:cNvPr>
                    <pic:cNvPicPr>
                      <a:picLocks noChangeAspect="1" noChangeArrowheads="1"/>
                    </pic:cNvPicPr>
                  </pic:nvPicPr>
                  <pic:blipFill>
                    <a:blip r:embed="rId92" cstate="print"/>
                    <a:srcRect/>
                    <a:stretch>
                      <a:fillRect/>
                    </a:stretch>
                  </pic:blipFill>
                  <pic:spPr bwMode="auto">
                    <a:xfrm>
                      <a:off x="0" y="0"/>
                      <a:ext cx="2857500" cy="628650"/>
                    </a:xfrm>
                    <a:prstGeom prst="rect">
                      <a:avLst/>
                    </a:prstGeom>
                    <a:noFill/>
                    <a:ln w="9525">
                      <a:noFill/>
                      <a:miter lim="800000"/>
                      <a:headEnd/>
                      <a:tailEnd/>
                    </a:ln>
                  </pic:spPr>
                </pic:pic>
              </a:graphicData>
            </a:graphic>
          </wp:inline>
        </w:drawing>
      </w:r>
    </w:p>
    <w:p w:rsidR="001E7B75" w:rsidRDefault="001E7B75" w:rsidP="001E7B75">
      <w:pPr>
        <w:pStyle w:val="NormalWeb"/>
      </w:pPr>
      <w:r>
        <w:rPr>
          <w:rStyle w:val="Strong"/>
        </w:rPr>
        <w:t>Side note:</w:t>
      </w:r>
      <w:r>
        <w:t xml:space="preserve"> UseSwaggerUI takes two parameters, </w:t>
      </w:r>
      <w:r>
        <w:rPr>
          <w:rStyle w:val="Emphasis"/>
        </w:rPr>
        <w:t>“baseRoute”</w:t>
      </w:r>
      <w:r>
        <w:t xml:space="preserve"> (to change the “swagger/ui” default route) and “swaggerURL” (to change the default location “/swagger/v1/swagger.json” where it expects the swagger.json file to be).</w:t>
      </w:r>
    </w:p>
    <w:p w:rsidR="001E7B75" w:rsidRDefault="001E7B75" w:rsidP="001E7B75">
      <w:pPr>
        <w:pStyle w:val="NormalWeb"/>
      </w:pPr>
      <w:r>
        <w:t>The interactive documentation is built up in a RESTful manner. So you first see the link “Home”, because the ‘resource’ “About” is beneath “Home”. If you’d click on it, you’d see the following:</w:t>
      </w:r>
    </w:p>
    <w:p w:rsidR="001E7B75" w:rsidRDefault="001E7B75" w:rsidP="001E7B75">
      <w:pPr>
        <w:pStyle w:val="NormalWeb"/>
      </w:pPr>
      <w:r>
        <w:rPr>
          <w:noProof/>
          <w:color w:val="0000FF"/>
        </w:rPr>
        <w:drawing>
          <wp:inline distT="0" distB="0" distL="0" distR="0">
            <wp:extent cx="2857500" cy="219075"/>
            <wp:effectExtent l="19050" t="0" r="0" b="0"/>
            <wp:docPr id="79" name="Picture 79" descr="figure2_swaggerui">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figure2_swaggerui">
                      <a:hlinkClick r:id="rId93"/>
                    </pic:cNvPr>
                    <pic:cNvPicPr>
                      <a:picLocks noChangeAspect="1" noChangeArrowheads="1"/>
                    </pic:cNvPicPr>
                  </pic:nvPicPr>
                  <pic:blipFill>
                    <a:blip r:embed="rId94" cstate="print"/>
                    <a:srcRect/>
                    <a:stretch>
                      <a:fillRect/>
                    </a:stretch>
                  </pic:blipFill>
                  <pic:spPr bwMode="auto">
                    <a:xfrm>
                      <a:off x="0" y="0"/>
                      <a:ext cx="2857500" cy="219075"/>
                    </a:xfrm>
                    <a:prstGeom prst="rect">
                      <a:avLst/>
                    </a:prstGeom>
                    <a:noFill/>
                    <a:ln w="9525">
                      <a:noFill/>
                      <a:miter lim="800000"/>
                      <a:headEnd/>
                      <a:tailEnd/>
                    </a:ln>
                  </pic:spPr>
                </pic:pic>
              </a:graphicData>
            </a:graphic>
          </wp:inline>
        </w:drawing>
      </w:r>
      <w:r>
        <w:t xml:space="preserve">We can see it’s a </w:t>
      </w:r>
      <w:r>
        <w:rPr>
          <w:rStyle w:val="Emphasis"/>
        </w:rPr>
        <w:t>“Get”</w:t>
      </w:r>
      <w:r>
        <w:t xml:space="preserve"> method and we see the relative path </w:t>
      </w:r>
      <w:r>
        <w:rPr>
          <w:rStyle w:val="Emphasis"/>
        </w:rPr>
        <w:t>“/About”</w:t>
      </w:r>
      <w:r>
        <w:t>. If you click on “/About” you’d see:</w:t>
      </w:r>
    </w:p>
    <w:p w:rsidR="001E7B75" w:rsidRDefault="001E7B75" w:rsidP="001E7B75">
      <w:pPr>
        <w:pStyle w:val="NormalWeb"/>
      </w:pPr>
      <w:r>
        <w:rPr>
          <w:noProof/>
          <w:color w:val="0000FF"/>
        </w:rPr>
        <w:drawing>
          <wp:inline distT="0" distB="0" distL="0" distR="0">
            <wp:extent cx="2857500" cy="533400"/>
            <wp:effectExtent l="19050" t="0" r="0" b="0"/>
            <wp:docPr id="80" name="Picture 80" descr="figure3_swaggerui">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figure3_swaggerui">
                      <a:hlinkClick r:id="rId95"/>
                    </pic:cNvPr>
                    <pic:cNvPicPr>
                      <a:picLocks noChangeAspect="1" noChangeArrowheads="1"/>
                    </pic:cNvPicPr>
                  </pic:nvPicPr>
                  <pic:blipFill>
                    <a:blip r:embed="rId96" cstate="print"/>
                    <a:srcRect/>
                    <a:stretch>
                      <a:fillRect/>
                    </a:stretch>
                  </pic:blipFill>
                  <pic:spPr bwMode="auto">
                    <a:xfrm>
                      <a:off x="0" y="0"/>
                      <a:ext cx="2857500" cy="533400"/>
                    </a:xfrm>
                    <a:prstGeom prst="rect">
                      <a:avLst/>
                    </a:prstGeom>
                    <a:noFill/>
                    <a:ln w="9525">
                      <a:noFill/>
                      <a:miter lim="800000"/>
                      <a:headEnd/>
                      <a:tailEnd/>
                    </a:ln>
                  </pic:spPr>
                </pic:pic>
              </a:graphicData>
            </a:graphic>
          </wp:inline>
        </w:drawing>
      </w:r>
    </w:p>
    <w:p w:rsidR="001E7B75" w:rsidRDefault="001E7B75" w:rsidP="001E7B75">
      <w:pPr>
        <w:pStyle w:val="NormalWeb"/>
      </w:pPr>
      <w:r>
        <w:lastRenderedPageBreak/>
        <w:t xml:space="preserve">As you see it can list the response messages and you can also </w:t>
      </w:r>
      <w:r>
        <w:rPr>
          <w:rStyle w:val="Emphasis"/>
        </w:rPr>
        <w:t>“Try it out!”</w:t>
      </w:r>
      <w:r>
        <w:t>. And if you’d click on that you’d see:</w:t>
      </w:r>
    </w:p>
    <w:p w:rsidR="001E7B75" w:rsidRDefault="001E7B75" w:rsidP="001E7B75">
      <w:pPr>
        <w:pStyle w:val="NormalWeb"/>
      </w:pPr>
      <w:r>
        <w:rPr>
          <w:noProof/>
          <w:color w:val="0000FF"/>
        </w:rPr>
        <w:drawing>
          <wp:inline distT="0" distB="0" distL="0" distR="0">
            <wp:extent cx="2857500" cy="2047875"/>
            <wp:effectExtent l="19050" t="0" r="0" b="0"/>
            <wp:docPr id="81" name="Picture 81" descr="figure4_swaggerui">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figure4_swaggerui">
                      <a:hlinkClick r:id="rId97"/>
                    </pic:cNvPr>
                    <pic:cNvPicPr>
                      <a:picLocks noChangeAspect="1" noChangeArrowheads="1"/>
                    </pic:cNvPicPr>
                  </pic:nvPicPr>
                  <pic:blipFill>
                    <a:blip r:embed="rId98" cstate="print"/>
                    <a:srcRect/>
                    <a:stretch>
                      <a:fillRect/>
                    </a:stretch>
                  </pic:blipFill>
                  <pic:spPr bwMode="auto">
                    <a:xfrm>
                      <a:off x="0" y="0"/>
                      <a:ext cx="2857500" cy="2047875"/>
                    </a:xfrm>
                    <a:prstGeom prst="rect">
                      <a:avLst/>
                    </a:prstGeom>
                    <a:noFill/>
                    <a:ln w="9525">
                      <a:noFill/>
                      <a:miter lim="800000"/>
                      <a:headEnd/>
                      <a:tailEnd/>
                    </a:ln>
                  </pic:spPr>
                </pic:pic>
              </a:graphicData>
            </a:graphic>
          </wp:inline>
        </w:drawing>
      </w:r>
    </w:p>
    <w:p w:rsidR="001E7B75" w:rsidRDefault="001E7B75" w:rsidP="001E7B75">
      <w:pPr>
        <w:pStyle w:val="NormalWeb"/>
      </w:pPr>
      <w:r>
        <w:t>You can see the “CURL”, the “Request URL”, “Response Body”, “Response Code” and even the “Response Headers” with only three lines of code! Well, I think that is pretty sweet!</w:t>
      </w:r>
    </w:p>
    <w:p w:rsidR="001E7B75" w:rsidRDefault="001E7B75" w:rsidP="001E7B75">
      <w:pPr>
        <w:pStyle w:val="Heading1"/>
      </w:pPr>
      <w:r>
        <w:t>Multiple Versions</w:t>
      </w:r>
    </w:p>
    <w:p w:rsidR="001E7B75" w:rsidRDefault="001E7B75" w:rsidP="001E7B75">
      <w:pPr>
        <w:pStyle w:val="NormalWeb"/>
      </w:pPr>
      <w:r>
        <w:t>A common problem with API’s for external use is that you don’t know how many people are depending on your API and when you make a breaking change you don’t want to break everyone else’s code and you start versioning your API. Luckily Swagger has support for multiple versions and together with Swashbuckle you can easily configure it. Let’s start with making a second version of our “About” action method on the “Home” controller. Change the action methods as the code below:</w:t>
      </w:r>
    </w:p>
    <w:tbl>
      <w:tblPr>
        <w:tblW w:w="0" w:type="auto"/>
        <w:tblCellSpacing w:w="0" w:type="dxa"/>
        <w:tblCellMar>
          <w:left w:w="0" w:type="dxa"/>
          <w:right w:w="0" w:type="dxa"/>
        </w:tblCellMar>
        <w:tblLook w:val="04A0"/>
      </w:tblPr>
      <w:tblGrid>
        <w:gridCol w:w="224"/>
        <w:gridCol w:w="8802"/>
      </w:tblGrid>
      <w:tr w:rsidR="001E7B75" w:rsidTr="001E7B75">
        <w:trPr>
          <w:tblCellSpacing w:w="0" w:type="dxa"/>
        </w:trPr>
        <w:tc>
          <w:tcPr>
            <w:tcW w:w="0" w:type="auto"/>
            <w:vAlign w:val="center"/>
            <w:hideMark/>
          </w:tcPr>
          <w:p w:rsidR="001E7B75" w:rsidRDefault="001E7B75" w:rsidP="001E7B75">
            <w:r>
              <w:t>1</w:t>
            </w:r>
          </w:p>
          <w:p w:rsidR="001E7B75" w:rsidRDefault="001E7B75" w:rsidP="001E7B75">
            <w:r>
              <w:t>2</w:t>
            </w:r>
          </w:p>
          <w:p w:rsidR="001E7B75" w:rsidRDefault="001E7B75" w:rsidP="001E7B75">
            <w:r>
              <w:t>3</w:t>
            </w:r>
          </w:p>
          <w:p w:rsidR="001E7B75" w:rsidRDefault="001E7B75" w:rsidP="001E7B75">
            <w:r>
              <w:t>4</w:t>
            </w:r>
          </w:p>
          <w:p w:rsidR="001E7B75" w:rsidRDefault="001E7B75" w:rsidP="001E7B75">
            <w:r>
              <w:t>5</w:t>
            </w:r>
          </w:p>
          <w:p w:rsidR="001E7B75" w:rsidRDefault="001E7B75" w:rsidP="001E7B75">
            <w:r>
              <w:t>6</w:t>
            </w:r>
          </w:p>
          <w:p w:rsidR="001E7B75" w:rsidRDefault="001E7B75" w:rsidP="001E7B75">
            <w:r>
              <w:t>7</w:t>
            </w:r>
          </w:p>
          <w:p w:rsidR="001E7B75" w:rsidRDefault="001E7B75" w:rsidP="001E7B75">
            <w:r>
              <w:t>8</w:t>
            </w:r>
          </w:p>
          <w:p w:rsidR="001E7B75" w:rsidRDefault="001E7B75" w:rsidP="001E7B75">
            <w:r>
              <w:t>9</w:t>
            </w:r>
          </w:p>
          <w:p w:rsidR="001E7B75" w:rsidRDefault="001E7B75" w:rsidP="001E7B75">
            <w:r>
              <w:t>10</w:t>
            </w:r>
          </w:p>
          <w:p w:rsidR="001E7B75" w:rsidRDefault="001E7B75" w:rsidP="001E7B75">
            <w:pPr>
              <w:rPr>
                <w:sz w:val="24"/>
                <w:szCs w:val="24"/>
              </w:rPr>
            </w:pPr>
            <w:r>
              <w:t>11</w:t>
            </w:r>
          </w:p>
        </w:tc>
        <w:tc>
          <w:tcPr>
            <w:tcW w:w="0" w:type="auto"/>
            <w:vAlign w:val="center"/>
            <w:hideMark/>
          </w:tcPr>
          <w:p w:rsidR="001E7B75" w:rsidRDefault="001E7B75" w:rsidP="001E7B75">
            <w:r>
              <w:rPr>
                <w:rStyle w:val="HTMLCode"/>
                <w:rFonts w:eastAsiaTheme="minorHAnsi"/>
              </w:rPr>
              <w:t>[HttpGet("api/v1/About")]</w:t>
            </w:r>
          </w:p>
          <w:p w:rsidR="001E7B75" w:rsidRDefault="001E7B75" w:rsidP="001E7B75">
            <w:r>
              <w:rPr>
                <w:rStyle w:val="HTMLCode"/>
                <w:rFonts w:eastAsiaTheme="minorHAnsi"/>
              </w:rPr>
              <w:t>public</w:t>
            </w:r>
            <w:r>
              <w:t xml:space="preserve"> </w:t>
            </w:r>
            <w:r>
              <w:rPr>
                <w:rStyle w:val="HTMLCode"/>
                <w:rFonts w:eastAsiaTheme="minorHAnsi"/>
              </w:rPr>
              <w:t>ContentResult About()</w:t>
            </w:r>
          </w:p>
          <w:p w:rsidR="001E7B75" w:rsidRDefault="001E7B75" w:rsidP="001E7B75">
            <w:r>
              <w:rPr>
                <w:rStyle w:val="HTMLCode"/>
                <w:rFonts w:eastAsiaTheme="minorHAnsi"/>
              </w:rPr>
              <w:t>{</w:t>
            </w:r>
          </w:p>
          <w:p w:rsidR="001E7B75" w:rsidRDefault="001E7B75" w:rsidP="001E7B75">
            <w:r>
              <w:rPr>
                <w:rStyle w:val="HTMLCode"/>
                <w:rFonts w:eastAsiaTheme="minorHAnsi"/>
              </w:rPr>
              <w:t>    return</w:t>
            </w:r>
            <w:r>
              <w:t xml:space="preserve"> </w:t>
            </w:r>
            <w:r>
              <w:rPr>
                <w:rStyle w:val="HTMLCode"/>
                <w:rFonts w:eastAsiaTheme="minorHAnsi"/>
              </w:rPr>
              <w:t>Content("An API to sample Swagger with Swashbuckle in ASP.NET Core.");</w:t>
            </w:r>
          </w:p>
          <w:p w:rsidR="001E7B75" w:rsidRDefault="001E7B75" w:rsidP="001E7B75">
            <w:r>
              <w:rPr>
                <w:rStyle w:val="HTMLCode"/>
                <w:rFonts w:eastAsiaTheme="minorHAnsi"/>
              </w:rPr>
              <w:t>}</w:t>
            </w:r>
          </w:p>
          <w:p w:rsidR="001E7B75" w:rsidRDefault="001E7B75" w:rsidP="001E7B75">
            <w:r>
              <w:t> </w:t>
            </w:r>
          </w:p>
          <w:p w:rsidR="001E7B75" w:rsidRDefault="001E7B75" w:rsidP="001E7B75">
            <w:r>
              <w:rPr>
                <w:rStyle w:val="HTMLCode"/>
                <w:rFonts w:eastAsiaTheme="minorHAnsi"/>
              </w:rPr>
              <w:t>[HttpGet("api/v2/About")]</w:t>
            </w:r>
          </w:p>
          <w:p w:rsidR="001E7B75" w:rsidRDefault="001E7B75" w:rsidP="001E7B75">
            <w:r>
              <w:rPr>
                <w:rStyle w:val="HTMLCode"/>
                <w:rFonts w:eastAsiaTheme="minorHAnsi"/>
              </w:rPr>
              <w:t>public</w:t>
            </w:r>
            <w:r>
              <w:t xml:space="preserve"> </w:t>
            </w:r>
            <w:r>
              <w:rPr>
                <w:rStyle w:val="HTMLCode"/>
                <w:rFonts w:eastAsiaTheme="minorHAnsi"/>
              </w:rPr>
              <w:t>ContentResult About2()</w:t>
            </w:r>
          </w:p>
          <w:p w:rsidR="001E7B75" w:rsidRDefault="001E7B75" w:rsidP="001E7B75">
            <w:r>
              <w:rPr>
                <w:rStyle w:val="HTMLCode"/>
                <w:rFonts w:eastAsiaTheme="minorHAnsi"/>
              </w:rPr>
              <w:t>{</w:t>
            </w:r>
          </w:p>
          <w:p w:rsidR="001E7B75" w:rsidRDefault="001E7B75" w:rsidP="001E7B75">
            <w:r>
              <w:rPr>
                <w:rStyle w:val="HTMLCode"/>
                <w:rFonts w:eastAsiaTheme="minorHAnsi"/>
              </w:rPr>
              <w:t>    return</w:t>
            </w:r>
            <w:r>
              <w:t xml:space="preserve"> </w:t>
            </w:r>
            <w:r>
              <w:rPr>
                <w:rStyle w:val="HTMLCode"/>
                <w:rFonts w:eastAsiaTheme="minorHAnsi"/>
              </w:rPr>
              <w:t>Content("An API (v2) to sample Swagger with Swashbuckle in ASP.NET Core.");</w:t>
            </w:r>
          </w:p>
          <w:p w:rsidR="001E7B75" w:rsidRDefault="001E7B75" w:rsidP="001E7B75">
            <w:pPr>
              <w:rPr>
                <w:sz w:val="24"/>
                <w:szCs w:val="24"/>
              </w:rPr>
            </w:pPr>
            <w:r>
              <w:rPr>
                <w:rStyle w:val="HTMLCode"/>
                <w:rFonts w:eastAsiaTheme="minorHAnsi"/>
              </w:rPr>
              <w:t>}</w:t>
            </w:r>
          </w:p>
        </w:tc>
      </w:tr>
    </w:tbl>
    <w:p w:rsidR="001E7B75" w:rsidRDefault="001E7B75" w:rsidP="001E7B75">
      <w:pPr>
        <w:pStyle w:val="NormalWeb"/>
      </w:pPr>
      <w:r>
        <w:lastRenderedPageBreak/>
        <w:t xml:space="preserve">In the </w:t>
      </w:r>
      <w:r>
        <w:rPr>
          <w:rStyle w:val="Emphasis"/>
        </w:rPr>
        <w:t>ConfigureServices</w:t>
      </w:r>
      <w:r>
        <w:t xml:space="preserve"> method of the </w:t>
      </w:r>
      <w:r>
        <w:rPr>
          <w:rStyle w:val="Emphasis"/>
        </w:rPr>
        <w:t>StartUp</w:t>
      </w:r>
      <w:r>
        <w:t xml:space="preserve"> class add the following code:</w:t>
      </w:r>
    </w:p>
    <w:tbl>
      <w:tblPr>
        <w:tblW w:w="0" w:type="auto"/>
        <w:tblCellSpacing w:w="0" w:type="dxa"/>
        <w:tblCellMar>
          <w:left w:w="0" w:type="dxa"/>
          <w:right w:w="0" w:type="dxa"/>
        </w:tblCellMar>
        <w:tblLook w:val="04A0"/>
      </w:tblPr>
      <w:tblGrid>
        <w:gridCol w:w="224"/>
        <w:gridCol w:w="8802"/>
      </w:tblGrid>
      <w:tr w:rsidR="001E7B75" w:rsidTr="001E7B75">
        <w:trPr>
          <w:tblCellSpacing w:w="0" w:type="dxa"/>
        </w:trPr>
        <w:tc>
          <w:tcPr>
            <w:tcW w:w="0" w:type="auto"/>
            <w:vAlign w:val="center"/>
            <w:hideMark/>
          </w:tcPr>
          <w:p w:rsidR="001E7B75" w:rsidRDefault="001E7B75" w:rsidP="001E7B75">
            <w:r>
              <w:t>1</w:t>
            </w:r>
          </w:p>
          <w:p w:rsidR="001E7B75" w:rsidRDefault="001E7B75" w:rsidP="001E7B75">
            <w:r>
              <w:t>2</w:t>
            </w:r>
          </w:p>
          <w:p w:rsidR="001E7B75" w:rsidRDefault="001E7B75" w:rsidP="001E7B75">
            <w:r>
              <w:t>3</w:t>
            </w:r>
          </w:p>
          <w:p w:rsidR="001E7B75" w:rsidRDefault="001E7B75" w:rsidP="001E7B75">
            <w:r>
              <w:t>4</w:t>
            </w:r>
          </w:p>
          <w:p w:rsidR="001E7B75" w:rsidRDefault="001E7B75" w:rsidP="001E7B75">
            <w:r>
              <w:t>5</w:t>
            </w:r>
          </w:p>
          <w:p w:rsidR="001E7B75" w:rsidRDefault="001E7B75" w:rsidP="001E7B75">
            <w:r>
              <w:t>6</w:t>
            </w:r>
          </w:p>
          <w:p w:rsidR="001E7B75" w:rsidRDefault="001E7B75" w:rsidP="001E7B75">
            <w:r>
              <w:t>7</w:t>
            </w:r>
          </w:p>
          <w:p w:rsidR="001E7B75" w:rsidRDefault="001E7B75" w:rsidP="001E7B75">
            <w:r>
              <w:t>8</w:t>
            </w:r>
          </w:p>
          <w:p w:rsidR="001E7B75" w:rsidRDefault="001E7B75" w:rsidP="001E7B75">
            <w:r>
              <w:t>9</w:t>
            </w:r>
          </w:p>
          <w:p w:rsidR="001E7B75" w:rsidRDefault="001E7B75" w:rsidP="001E7B75">
            <w:r>
              <w:t>10</w:t>
            </w:r>
          </w:p>
          <w:p w:rsidR="001E7B75" w:rsidRDefault="001E7B75" w:rsidP="001E7B75">
            <w:r>
              <w:t>11</w:t>
            </w:r>
          </w:p>
          <w:p w:rsidR="001E7B75" w:rsidRDefault="001E7B75" w:rsidP="001E7B75">
            <w:r>
              <w:t>12</w:t>
            </w:r>
          </w:p>
          <w:p w:rsidR="001E7B75" w:rsidRDefault="001E7B75" w:rsidP="001E7B75">
            <w:r>
              <w:t>13</w:t>
            </w:r>
          </w:p>
          <w:p w:rsidR="001E7B75" w:rsidRDefault="001E7B75" w:rsidP="001E7B75">
            <w:r>
              <w:t>14</w:t>
            </w:r>
          </w:p>
          <w:p w:rsidR="001E7B75" w:rsidRDefault="001E7B75" w:rsidP="001E7B75">
            <w:r>
              <w:t>15</w:t>
            </w:r>
          </w:p>
          <w:p w:rsidR="001E7B75" w:rsidRDefault="001E7B75" w:rsidP="001E7B75">
            <w:r>
              <w:t>16</w:t>
            </w:r>
          </w:p>
          <w:p w:rsidR="001E7B75" w:rsidRDefault="001E7B75" w:rsidP="001E7B75">
            <w:r>
              <w:t>17</w:t>
            </w:r>
          </w:p>
          <w:p w:rsidR="001E7B75" w:rsidRDefault="001E7B75" w:rsidP="001E7B75">
            <w:r>
              <w:t>18</w:t>
            </w:r>
          </w:p>
          <w:p w:rsidR="001E7B75" w:rsidRDefault="001E7B75" w:rsidP="001E7B75">
            <w:r>
              <w:t>19</w:t>
            </w:r>
          </w:p>
          <w:p w:rsidR="001E7B75" w:rsidRDefault="001E7B75" w:rsidP="001E7B75">
            <w:r>
              <w:t>20</w:t>
            </w:r>
          </w:p>
          <w:p w:rsidR="001E7B75" w:rsidRDefault="001E7B75" w:rsidP="001E7B75">
            <w:r>
              <w:t>21</w:t>
            </w:r>
          </w:p>
          <w:p w:rsidR="001E7B75" w:rsidRDefault="001E7B75" w:rsidP="001E7B75">
            <w:pPr>
              <w:rPr>
                <w:sz w:val="24"/>
                <w:szCs w:val="24"/>
              </w:rPr>
            </w:pPr>
            <w:r>
              <w:t>22</w:t>
            </w:r>
          </w:p>
        </w:tc>
        <w:tc>
          <w:tcPr>
            <w:tcW w:w="0" w:type="auto"/>
            <w:vAlign w:val="center"/>
            <w:hideMark/>
          </w:tcPr>
          <w:p w:rsidR="001E7B75" w:rsidRDefault="001E7B75" w:rsidP="001E7B75">
            <w:r>
              <w:rPr>
                <w:rStyle w:val="HTMLCode"/>
                <w:rFonts w:eastAsiaTheme="minorHAnsi"/>
              </w:rPr>
              <w:t>services.AddSwaggerGen(options =&gt;</w:t>
            </w:r>
          </w:p>
          <w:p w:rsidR="001E7B75" w:rsidRDefault="001E7B75" w:rsidP="001E7B75">
            <w:r>
              <w:rPr>
                <w:rStyle w:val="HTMLCode"/>
                <w:rFonts w:eastAsiaTheme="minorHAnsi"/>
              </w:rPr>
              <w:t>    {</w:t>
            </w:r>
          </w:p>
          <w:p w:rsidR="001E7B75" w:rsidRDefault="001E7B75" w:rsidP="001E7B75">
            <w:r>
              <w:rPr>
                <w:rStyle w:val="HTMLCode"/>
                <w:rFonts w:eastAsiaTheme="minorHAnsi"/>
              </w:rPr>
              <w:t>        options.MultipleApiVersions(new</w:t>
            </w:r>
            <w:r>
              <w:t xml:space="preserve"> </w:t>
            </w:r>
            <w:r>
              <w:rPr>
                <w:rStyle w:val="HTMLCode"/>
                <w:rFonts w:eastAsiaTheme="minorHAnsi"/>
              </w:rPr>
              <w:t>Swashbuckle.Swagger.Model.Info[]</w:t>
            </w:r>
          </w:p>
          <w:p w:rsidR="001E7B75" w:rsidRDefault="001E7B75" w:rsidP="001E7B75">
            <w:r>
              <w:rPr>
                <w:rStyle w:val="HTMLCode"/>
                <w:rFonts w:eastAsiaTheme="minorHAnsi"/>
              </w:rPr>
              <w:t>        {</w:t>
            </w:r>
          </w:p>
          <w:p w:rsidR="001E7B75" w:rsidRDefault="001E7B75" w:rsidP="001E7B75">
            <w:r>
              <w:rPr>
                <w:rStyle w:val="HTMLCode"/>
                <w:rFonts w:eastAsiaTheme="minorHAnsi"/>
              </w:rPr>
              <w:t>            new</w:t>
            </w:r>
            <w:r>
              <w:t xml:space="preserve"> </w:t>
            </w:r>
            <w:r>
              <w:rPr>
                <w:rStyle w:val="HTMLCode"/>
                <w:rFonts w:eastAsiaTheme="minorHAnsi"/>
              </w:rPr>
              <w:t>Swashbuckle.Swagger.Model.Info</w:t>
            </w:r>
          </w:p>
          <w:p w:rsidR="001E7B75" w:rsidRDefault="001E7B75" w:rsidP="001E7B75">
            <w:r>
              <w:rPr>
                <w:rStyle w:val="HTMLCode"/>
                <w:rFonts w:eastAsiaTheme="minorHAnsi"/>
              </w:rPr>
              <w:t>            {</w:t>
            </w:r>
          </w:p>
          <w:p w:rsidR="001E7B75" w:rsidRDefault="001E7B75" w:rsidP="001E7B75">
            <w:r>
              <w:rPr>
                <w:rStyle w:val="HTMLCode"/>
                <w:rFonts w:eastAsiaTheme="minorHAnsi"/>
              </w:rPr>
              <w:t>                Version = "v2",</w:t>
            </w:r>
          </w:p>
          <w:p w:rsidR="001E7B75" w:rsidRDefault="001E7B75" w:rsidP="001E7B75">
            <w:r>
              <w:rPr>
                <w:rStyle w:val="HTMLCode"/>
                <w:rFonts w:eastAsiaTheme="minorHAnsi"/>
              </w:rPr>
              <w:t>                Title = "API (version 2.0)",</w:t>
            </w:r>
          </w:p>
          <w:p w:rsidR="001E7B75" w:rsidRDefault="001E7B75" w:rsidP="001E7B75">
            <w:r>
              <w:rPr>
                <w:rStyle w:val="HTMLCode"/>
                <w:rFonts w:eastAsiaTheme="minorHAnsi"/>
              </w:rPr>
              <w:t>                Description = "A RESTful API to show Swagger and Swashbuckle"</w:t>
            </w:r>
          </w:p>
          <w:p w:rsidR="001E7B75" w:rsidRDefault="001E7B75" w:rsidP="001E7B75">
            <w:r>
              <w:rPr>
                <w:rStyle w:val="HTMLCode"/>
                <w:rFonts w:eastAsiaTheme="minorHAnsi"/>
              </w:rPr>
              <w:t>            },</w:t>
            </w:r>
          </w:p>
          <w:p w:rsidR="001E7B75" w:rsidRDefault="001E7B75" w:rsidP="001E7B75">
            <w:r>
              <w:rPr>
                <w:rStyle w:val="HTMLCode"/>
                <w:rFonts w:eastAsiaTheme="minorHAnsi"/>
              </w:rPr>
              <w:t>            new</w:t>
            </w:r>
            <w:r>
              <w:t xml:space="preserve"> </w:t>
            </w:r>
            <w:r>
              <w:rPr>
                <w:rStyle w:val="HTMLCode"/>
                <w:rFonts w:eastAsiaTheme="minorHAnsi"/>
              </w:rPr>
              <w:t>Swashbuckle.Swagger.Model.Info</w:t>
            </w:r>
          </w:p>
          <w:p w:rsidR="001E7B75" w:rsidRDefault="001E7B75" w:rsidP="001E7B75">
            <w:r>
              <w:rPr>
                <w:rStyle w:val="HTMLCode"/>
                <w:rFonts w:eastAsiaTheme="minorHAnsi"/>
              </w:rPr>
              <w:t>            {</w:t>
            </w:r>
          </w:p>
          <w:p w:rsidR="001E7B75" w:rsidRDefault="001E7B75" w:rsidP="001E7B75">
            <w:r>
              <w:rPr>
                <w:rStyle w:val="HTMLCode"/>
                <w:rFonts w:eastAsiaTheme="minorHAnsi"/>
              </w:rPr>
              <w:t>                Version = "v1",</w:t>
            </w:r>
          </w:p>
          <w:p w:rsidR="001E7B75" w:rsidRDefault="001E7B75" w:rsidP="001E7B75">
            <w:r>
              <w:rPr>
                <w:rStyle w:val="HTMLCode"/>
                <w:rFonts w:eastAsiaTheme="minorHAnsi"/>
              </w:rPr>
              <w:t>                Title = "API",</w:t>
            </w:r>
          </w:p>
          <w:p w:rsidR="001E7B75" w:rsidRDefault="001E7B75" w:rsidP="001E7B75">
            <w:r>
              <w:rPr>
                <w:rStyle w:val="HTMLCode"/>
                <w:rFonts w:eastAsiaTheme="minorHAnsi"/>
              </w:rPr>
              <w:t>                Description = "A RESTful API to show Swagger and Swashbuckle"</w:t>
            </w:r>
          </w:p>
          <w:p w:rsidR="001E7B75" w:rsidRDefault="001E7B75" w:rsidP="001E7B75">
            <w:r>
              <w:rPr>
                <w:rStyle w:val="HTMLCode"/>
                <w:rFonts w:eastAsiaTheme="minorHAnsi"/>
              </w:rPr>
              <w:t>            }</w:t>
            </w:r>
          </w:p>
          <w:p w:rsidR="001E7B75" w:rsidRDefault="001E7B75" w:rsidP="001E7B75">
            <w:r>
              <w:rPr>
                <w:rStyle w:val="HTMLCode"/>
                <w:rFonts w:eastAsiaTheme="minorHAnsi"/>
              </w:rPr>
              <w:t>        }, (description, version) =&gt;</w:t>
            </w:r>
          </w:p>
          <w:p w:rsidR="001E7B75" w:rsidRDefault="001E7B75" w:rsidP="001E7B75">
            <w:r>
              <w:rPr>
                <w:rStyle w:val="HTMLCode"/>
                <w:rFonts w:eastAsiaTheme="minorHAnsi"/>
              </w:rPr>
              <w:t>        {</w:t>
            </w:r>
          </w:p>
          <w:p w:rsidR="001E7B75" w:rsidRDefault="001E7B75" w:rsidP="001E7B75">
            <w:r>
              <w:rPr>
                <w:rStyle w:val="HTMLCode"/>
                <w:rFonts w:eastAsiaTheme="minorHAnsi"/>
              </w:rPr>
              <w:t>            return</w:t>
            </w:r>
            <w:r>
              <w:t xml:space="preserve"> </w:t>
            </w:r>
            <w:r>
              <w:rPr>
                <w:rStyle w:val="HTMLCode"/>
                <w:rFonts w:eastAsiaTheme="minorHAnsi"/>
              </w:rPr>
              <w:t>description.RelativePath.Contains($"api/{version}");</w:t>
            </w:r>
          </w:p>
          <w:p w:rsidR="001E7B75" w:rsidRDefault="001E7B75" w:rsidP="001E7B75">
            <w:r>
              <w:rPr>
                <w:rStyle w:val="HTMLCode"/>
                <w:rFonts w:eastAsiaTheme="minorHAnsi"/>
              </w:rPr>
              <w:t>        });</w:t>
            </w:r>
          </w:p>
          <w:p w:rsidR="001E7B75" w:rsidRDefault="001E7B75" w:rsidP="001E7B75">
            <w:r>
              <w:t> </w:t>
            </w:r>
          </w:p>
          <w:p w:rsidR="001E7B75" w:rsidRDefault="001E7B75" w:rsidP="001E7B75">
            <w:pPr>
              <w:rPr>
                <w:sz w:val="24"/>
                <w:szCs w:val="24"/>
              </w:rPr>
            </w:pPr>
            <w:r>
              <w:rPr>
                <w:rStyle w:val="HTMLCode"/>
                <w:rFonts w:eastAsiaTheme="minorHAnsi"/>
              </w:rPr>
              <w:t>    });</w:t>
            </w:r>
          </w:p>
        </w:tc>
      </w:tr>
    </w:tbl>
    <w:p w:rsidR="001E7B75" w:rsidRDefault="001E7B75" w:rsidP="001E7B75">
      <w:pPr>
        <w:pStyle w:val="NormalWeb"/>
      </w:pPr>
      <w:r>
        <w:rPr>
          <w:rStyle w:val="Strong"/>
        </w:rPr>
        <w:t>Side note:</w:t>
      </w:r>
      <w:r>
        <w:t xml:space="preserve"> If your Web API is hosted in IIS, you should avoid using full-stops in the version name (e.g. “1.0”). The full-stop at the tail of the URL will cause IIS to treat it as a static file (i.e. with an extension) and bypass the URL Routing Module and therefore, Web API.</w:t>
      </w:r>
    </w:p>
    <w:p w:rsidR="001E7B75" w:rsidRDefault="001E7B75" w:rsidP="001E7B75">
      <w:pPr>
        <w:pStyle w:val="NormalWeb"/>
      </w:pPr>
      <w:r>
        <w:t xml:space="preserve">The </w:t>
      </w:r>
      <w:del w:id="3" w:author="Unknown">
        <w:r>
          <w:delText>“ConfigureSwaggerDocument”</w:delText>
        </w:r>
      </w:del>
      <w:r>
        <w:t xml:space="preserve"> </w:t>
      </w:r>
      <w:r>
        <w:rPr>
          <w:rStyle w:val="Emphasis"/>
        </w:rPr>
        <w:t>“AddSwaggerGen”</w:t>
      </w:r>
      <w:r>
        <w:t xml:space="preserve"> method is the extension method with which you’ll be able to configure your Swagger document. It takes an Action of </w:t>
      </w:r>
      <w:del w:id="4" w:author="Unknown">
        <w:r>
          <w:lastRenderedPageBreak/>
          <w:delText>SwaggerDocumentOptions</w:delText>
        </w:r>
      </w:del>
      <w:r>
        <w:t xml:space="preserve"> SwaggerGenOptions, which has a </w:t>
      </w:r>
      <w:r>
        <w:rPr>
          <w:rStyle w:val="Emphasis"/>
        </w:rPr>
        <w:t>“MultipleApiVersions”</w:t>
      </w:r>
      <w:r>
        <w:t xml:space="preserve"> method which takes a collection of </w:t>
      </w:r>
      <w:r>
        <w:rPr>
          <w:rStyle w:val="Emphasis"/>
        </w:rPr>
        <w:t>Info</w:t>
      </w:r>
      <w:r>
        <w:t xml:space="preserve"> objects with which you can describe your versions. These are used purely for descriptive purposes.</w:t>
      </w:r>
    </w:p>
    <w:p w:rsidR="001E7B75" w:rsidRDefault="001E7B75" w:rsidP="001E7B75">
      <w:pPr>
        <w:pStyle w:val="NormalWeb"/>
      </w:pPr>
      <w:r>
        <w:t xml:space="preserve">The real workhorse is the second parameter which is a </w:t>
      </w:r>
      <w:r>
        <w:rPr>
          <w:rStyle w:val="Emphasis"/>
        </w:rPr>
        <w:t>“Function”</w:t>
      </w:r>
      <w:r>
        <w:t xml:space="preserve"> which takes an instance of </w:t>
      </w:r>
      <w:r>
        <w:rPr>
          <w:rStyle w:val="Emphasis"/>
        </w:rPr>
        <w:t>“ApiDescription”</w:t>
      </w:r>
      <w:r>
        <w:t xml:space="preserve"> and a </w:t>
      </w:r>
      <w:r>
        <w:rPr>
          <w:rStyle w:val="Emphasis"/>
        </w:rPr>
        <w:t>“version”</w:t>
      </w:r>
      <w:r>
        <w:t xml:space="preserve"> as a string and is expected to return a boolean, true if the specific version is hit, false if not. Because the solutions for this is not homogenised, Swashbuckle solved it like this and you can resolve the version anyway you like really, because of this clever mechanism. In this example I expect that in the route the version (e.g.: “v1” or “v2”) comes after “api/”.</w:t>
      </w:r>
    </w:p>
    <w:p w:rsidR="001E7B75" w:rsidRDefault="001E7B75" w:rsidP="001E7B75">
      <w:pPr>
        <w:pStyle w:val="NormalWeb"/>
      </w:pPr>
      <w:r>
        <w:t>If everything has been done correctly, you should be able to navigate to “swagger/ui” again and change “v2” in the URL to the swagger.json and press “Explore” to be able to try out version 2 of the About action method:</w:t>
      </w:r>
    </w:p>
    <w:p w:rsidR="001E7B75" w:rsidRDefault="001E7B75" w:rsidP="001E7B75">
      <w:pPr>
        <w:pStyle w:val="NormalWeb"/>
      </w:pPr>
      <w:r>
        <w:rPr>
          <w:noProof/>
          <w:color w:val="0000FF"/>
        </w:rPr>
        <w:drawing>
          <wp:inline distT="0" distB="0" distL="0" distR="0">
            <wp:extent cx="2857500" cy="2771775"/>
            <wp:effectExtent l="19050" t="0" r="0" b="0"/>
            <wp:docPr id="82" name="Picture 82" descr="figure5_swaggerui">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figure5_swaggerui">
                      <a:hlinkClick r:id="rId99"/>
                    </pic:cNvPr>
                    <pic:cNvPicPr>
                      <a:picLocks noChangeAspect="1" noChangeArrowheads="1"/>
                    </pic:cNvPicPr>
                  </pic:nvPicPr>
                  <pic:blipFill>
                    <a:blip r:embed="rId100" cstate="print"/>
                    <a:srcRect/>
                    <a:stretch>
                      <a:fillRect/>
                    </a:stretch>
                  </pic:blipFill>
                  <pic:spPr bwMode="auto">
                    <a:xfrm>
                      <a:off x="0" y="0"/>
                      <a:ext cx="2857500" cy="2771775"/>
                    </a:xfrm>
                    <a:prstGeom prst="rect">
                      <a:avLst/>
                    </a:prstGeom>
                    <a:noFill/>
                    <a:ln w="9525">
                      <a:noFill/>
                      <a:miter lim="800000"/>
                      <a:headEnd/>
                      <a:tailEnd/>
                    </a:ln>
                  </pic:spPr>
                </pic:pic>
              </a:graphicData>
            </a:graphic>
          </wp:inline>
        </w:drawing>
      </w:r>
    </w:p>
    <w:p w:rsidR="001E7B75" w:rsidRDefault="001E7B75" w:rsidP="001E7B75">
      <w:pPr>
        <w:pStyle w:val="Heading1"/>
      </w:pPr>
      <w:r>
        <w:t>Complex Models</w:t>
      </w:r>
    </w:p>
    <w:p w:rsidR="001E7B75" w:rsidRDefault="001E7B75" w:rsidP="001E7B75">
      <w:pPr>
        <w:pStyle w:val="NormalWeb"/>
      </w:pPr>
      <w:r>
        <w:t>So that’s all fine and dandy, but what about more complex use cases where the action method expects an object and perhaps returns an object of some kind. Let me show you what that looks like with Swagger, by adding the following two class first:</w:t>
      </w:r>
    </w:p>
    <w:tbl>
      <w:tblPr>
        <w:tblW w:w="0" w:type="auto"/>
        <w:tblCellSpacing w:w="0" w:type="dxa"/>
        <w:tblCellMar>
          <w:left w:w="0" w:type="dxa"/>
          <w:right w:w="0" w:type="dxa"/>
        </w:tblCellMar>
        <w:tblLook w:val="04A0"/>
      </w:tblPr>
      <w:tblGrid>
        <w:gridCol w:w="224"/>
        <w:gridCol w:w="5861"/>
      </w:tblGrid>
      <w:tr w:rsidR="001E7B75" w:rsidTr="001E7B75">
        <w:trPr>
          <w:tblCellSpacing w:w="0" w:type="dxa"/>
        </w:trPr>
        <w:tc>
          <w:tcPr>
            <w:tcW w:w="0" w:type="auto"/>
            <w:vAlign w:val="center"/>
            <w:hideMark/>
          </w:tcPr>
          <w:p w:rsidR="001E7B75" w:rsidRDefault="001E7B75" w:rsidP="001E7B75">
            <w:r>
              <w:t>1</w:t>
            </w:r>
          </w:p>
          <w:p w:rsidR="001E7B75" w:rsidRDefault="001E7B75" w:rsidP="001E7B75">
            <w:r>
              <w:t>2</w:t>
            </w:r>
          </w:p>
          <w:p w:rsidR="001E7B75" w:rsidRDefault="001E7B75" w:rsidP="001E7B75">
            <w:r>
              <w:t>3</w:t>
            </w:r>
          </w:p>
          <w:p w:rsidR="001E7B75" w:rsidRDefault="001E7B75" w:rsidP="001E7B75">
            <w:r>
              <w:t>4</w:t>
            </w:r>
          </w:p>
          <w:p w:rsidR="001E7B75" w:rsidRDefault="001E7B75" w:rsidP="001E7B75">
            <w:r>
              <w:t>5</w:t>
            </w:r>
          </w:p>
          <w:p w:rsidR="001E7B75" w:rsidRDefault="001E7B75" w:rsidP="001E7B75">
            <w:r>
              <w:t>6</w:t>
            </w:r>
          </w:p>
          <w:p w:rsidR="001E7B75" w:rsidRDefault="001E7B75" w:rsidP="001E7B75">
            <w:r>
              <w:lastRenderedPageBreak/>
              <w:t>7</w:t>
            </w:r>
          </w:p>
          <w:p w:rsidR="001E7B75" w:rsidRDefault="001E7B75" w:rsidP="001E7B75">
            <w:r>
              <w:t>8</w:t>
            </w:r>
          </w:p>
          <w:p w:rsidR="001E7B75" w:rsidRDefault="001E7B75" w:rsidP="001E7B75">
            <w:r>
              <w:t>9</w:t>
            </w:r>
          </w:p>
          <w:p w:rsidR="001E7B75" w:rsidRDefault="001E7B75" w:rsidP="001E7B75">
            <w:r>
              <w:t>10</w:t>
            </w:r>
          </w:p>
          <w:p w:rsidR="001E7B75" w:rsidRDefault="001E7B75" w:rsidP="001E7B75">
            <w:r>
              <w:t>11</w:t>
            </w:r>
          </w:p>
          <w:p w:rsidR="001E7B75" w:rsidRDefault="001E7B75" w:rsidP="001E7B75">
            <w:r>
              <w:t>12</w:t>
            </w:r>
          </w:p>
          <w:p w:rsidR="001E7B75" w:rsidRDefault="001E7B75" w:rsidP="001E7B75">
            <w:r>
              <w:t>13</w:t>
            </w:r>
          </w:p>
          <w:p w:rsidR="001E7B75" w:rsidRDefault="001E7B75" w:rsidP="001E7B75">
            <w:r>
              <w:t>14</w:t>
            </w:r>
          </w:p>
          <w:p w:rsidR="001E7B75" w:rsidRDefault="001E7B75" w:rsidP="001E7B75">
            <w:pPr>
              <w:rPr>
                <w:sz w:val="24"/>
                <w:szCs w:val="24"/>
              </w:rPr>
            </w:pPr>
            <w:r>
              <w:t>15</w:t>
            </w:r>
          </w:p>
        </w:tc>
        <w:tc>
          <w:tcPr>
            <w:tcW w:w="0" w:type="auto"/>
            <w:vAlign w:val="center"/>
            <w:hideMark/>
          </w:tcPr>
          <w:p w:rsidR="001E7B75" w:rsidRDefault="001E7B75" w:rsidP="001E7B75">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Something</w:t>
            </w:r>
          </w:p>
          <w:p w:rsidR="001E7B75" w:rsidRDefault="001E7B75" w:rsidP="001E7B75">
            <w:r>
              <w:rPr>
                <w:rStyle w:val="HTMLCode"/>
                <w:rFonts w:eastAsiaTheme="minorHAnsi"/>
              </w:rPr>
              <w:t>{</w:t>
            </w:r>
          </w:p>
          <w:p w:rsidR="001E7B75" w:rsidRDefault="001E7B75" w:rsidP="001E7B75">
            <w:r>
              <w:rPr>
                <w:rStyle w:val="HTMLCode"/>
                <w:rFonts w:eastAsiaTheme="minorHAnsi"/>
              </w:rPr>
              <w:t>    [JsonProperty("someint")]</w:t>
            </w:r>
          </w:p>
          <w:p w:rsidR="001E7B75" w:rsidRDefault="001E7B75" w:rsidP="001E7B75">
            <w:r>
              <w:rPr>
                <w:rStyle w:val="HTMLCode"/>
                <w:rFonts w:eastAsiaTheme="minorHAnsi"/>
              </w:rPr>
              <w:t>    public</w:t>
            </w:r>
            <w:r>
              <w:t xml:space="preserve"> </w:t>
            </w:r>
            <w:r>
              <w:rPr>
                <w:rStyle w:val="HTMLCode"/>
                <w:rFonts w:eastAsiaTheme="minorHAnsi"/>
              </w:rPr>
              <w:t>int</w:t>
            </w:r>
            <w:r>
              <w:t xml:space="preserve"> </w:t>
            </w:r>
            <w:r>
              <w:rPr>
                <w:rStyle w:val="HTMLCode"/>
                <w:rFonts w:eastAsiaTheme="minorHAnsi"/>
              </w:rPr>
              <w:t>SomeInt { get; set; }</w:t>
            </w:r>
          </w:p>
          <w:p w:rsidR="001E7B75" w:rsidRDefault="001E7B75" w:rsidP="001E7B75">
            <w:r>
              <w:rPr>
                <w:rStyle w:val="HTMLCode"/>
                <w:rFonts w:eastAsiaTheme="minorHAnsi"/>
              </w:rPr>
              <w:t>    [JsonProperty("somestring")]</w:t>
            </w:r>
          </w:p>
          <w:p w:rsidR="001E7B75" w:rsidRDefault="001E7B75" w:rsidP="001E7B75">
            <w:r>
              <w:rPr>
                <w:rStyle w:val="HTMLCode"/>
                <w:rFonts w:eastAsiaTheme="minorHAnsi"/>
              </w:rPr>
              <w:t>    public</w:t>
            </w:r>
            <w:r>
              <w:t xml:space="preserve"> </w:t>
            </w:r>
            <w:r>
              <w:rPr>
                <w:rStyle w:val="HTMLCode"/>
                <w:rFonts w:eastAsiaTheme="minorHAnsi"/>
              </w:rPr>
              <w:t>string</w:t>
            </w:r>
            <w:r>
              <w:t xml:space="preserve"> </w:t>
            </w:r>
            <w:r>
              <w:rPr>
                <w:rStyle w:val="HTMLCode"/>
                <w:rFonts w:eastAsiaTheme="minorHAnsi"/>
              </w:rPr>
              <w:t>SomeString { get; set; }</w:t>
            </w:r>
          </w:p>
          <w:p w:rsidR="001E7B75" w:rsidRDefault="001E7B75" w:rsidP="001E7B75">
            <w:r>
              <w:rPr>
                <w:rStyle w:val="HTMLCode"/>
                <w:rFonts w:eastAsiaTheme="minorHAnsi"/>
              </w:rPr>
              <w:lastRenderedPageBreak/>
              <w:t>}</w:t>
            </w:r>
          </w:p>
          <w:p w:rsidR="001E7B75" w:rsidRDefault="001E7B75" w:rsidP="001E7B75">
            <w:r>
              <w:t> </w:t>
            </w:r>
          </w:p>
          <w:p w:rsidR="001E7B75" w:rsidRDefault="001E7B75" w:rsidP="001E7B75">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SomeResponse</w:t>
            </w:r>
          </w:p>
          <w:p w:rsidR="001E7B75" w:rsidRDefault="001E7B75" w:rsidP="001E7B75">
            <w:r>
              <w:rPr>
                <w:rStyle w:val="HTMLCode"/>
                <w:rFonts w:eastAsiaTheme="minorHAnsi"/>
              </w:rPr>
              <w:t>{</w:t>
            </w:r>
          </w:p>
          <w:p w:rsidR="001E7B75" w:rsidRDefault="001E7B75" w:rsidP="001E7B75">
            <w:r>
              <w:rPr>
                <w:rStyle w:val="HTMLCode"/>
                <w:rFonts w:eastAsiaTheme="minorHAnsi"/>
              </w:rPr>
              <w:t>    [JsonProperty("someresponseint")]</w:t>
            </w:r>
          </w:p>
          <w:p w:rsidR="001E7B75" w:rsidRDefault="001E7B75" w:rsidP="001E7B75">
            <w:r>
              <w:rPr>
                <w:rStyle w:val="HTMLCode"/>
                <w:rFonts w:eastAsiaTheme="minorHAnsi"/>
              </w:rPr>
              <w:t>    public</w:t>
            </w:r>
            <w:r>
              <w:t xml:space="preserve"> </w:t>
            </w:r>
            <w:r>
              <w:rPr>
                <w:rStyle w:val="HTMLCode"/>
                <w:rFonts w:eastAsiaTheme="minorHAnsi"/>
              </w:rPr>
              <w:t>int</w:t>
            </w:r>
            <w:r>
              <w:t xml:space="preserve"> </w:t>
            </w:r>
            <w:r>
              <w:rPr>
                <w:rStyle w:val="HTMLCode"/>
                <w:rFonts w:eastAsiaTheme="minorHAnsi"/>
              </w:rPr>
              <w:t>SomeResponseInt { get; set; }</w:t>
            </w:r>
          </w:p>
          <w:p w:rsidR="001E7B75" w:rsidRDefault="001E7B75" w:rsidP="001E7B75">
            <w:r>
              <w:rPr>
                <w:rStyle w:val="HTMLCode"/>
                <w:rFonts w:eastAsiaTheme="minorHAnsi"/>
              </w:rPr>
              <w:t>    [JsonProperty("someresponsestring")]</w:t>
            </w:r>
          </w:p>
          <w:p w:rsidR="001E7B75" w:rsidRDefault="001E7B75" w:rsidP="001E7B75">
            <w:r>
              <w:rPr>
                <w:rStyle w:val="HTMLCode"/>
                <w:rFonts w:eastAsiaTheme="minorHAnsi"/>
              </w:rPr>
              <w:t>    public</w:t>
            </w:r>
            <w:r>
              <w:t xml:space="preserve"> </w:t>
            </w:r>
            <w:r>
              <w:rPr>
                <w:rStyle w:val="HTMLCode"/>
                <w:rFonts w:eastAsiaTheme="minorHAnsi"/>
              </w:rPr>
              <w:t>string</w:t>
            </w:r>
            <w:r>
              <w:t xml:space="preserve"> </w:t>
            </w:r>
            <w:r>
              <w:rPr>
                <w:rStyle w:val="HTMLCode"/>
                <w:rFonts w:eastAsiaTheme="minorHAnsi"/>
              </w:rPr>
              <w:t>SomeResponseString { get; set; }</w:t>
            </w:r>
          </w:p>
          <w:p w:rsidR="001E7B75" w:rsidRDefault="001E7B75" w:rsidP="001E7B75">
            <w:pPr>
              <w:rPr>
                <w:sz w:val="24"/>
                <w:szCs w:val="24"/>
              </w:rPr>
            </w:pPr>
            <w:r>
              <w:rPr>
                <w:rStyle w:val="HTMLCode"/>
                <w:rFonts w:eastAsiaTheme="minorHAnsi"/>
              </w:rPr>
              <w:t>}</w:t>
            </w:r>
          </w:p>
        </w:tc>
      </w:tr>
    </w:tbl>
    <w:p w:rsidR="001E7B75" w:rsidRDefault="001E7B75" w:rsidP="001E7B75">
      <w:pPr>
        <w:pStyle w:val="NormalWeb"/>
      </w:pPr>
      <w:r>
        <w:lastRenderedPageBreak/>
        <w:t>Then add the following action method to HomeController:</w:t>
      </w:r>
    </w:p>
    <w:tbl>
      <w:tblPr>
        <w:tblW w:w="0" w:type="auto"/>
        <w:tblCellSpacing w:w="0" w:type="dxa"/>
        <w:tblCellMar>
          <w:left w:w="0" w:type="dxa"/>
          <w:right w:w="0" w:type="dxa"/>
        </w:tblCellMar>
        <w:tblLook w:val="04A0"/>
      </w:tblPr>
      <w:tblGrid>
        <w:gridCol w:w="112"/>
        <w:gridCol w:w="8092"/>
      </w:tblGrid>
      <w:tr w:rsidR="001E7B75" w:rsidTr="001E7B75">
        <w:trPr>
          <w:tblCellSpacing w:w="0" w:type="dxa"/>
        </w:trPr>
        <w:tc>
          <w:tcPr>
            <w:tcW w:w="0" w:type="auto"/>
            <w:vAlign w:val="center"/>
            <w:hideMark/>
          </w:tcPr>
          <w:p w:rsidR="001E7B75" w:rsidRDefault="001E7B75" w:rsidP="001E7B75">
            <w:r>
              <w:t>1</w:t>
            </w:r>
          </w:p>
          <w:p w:rsidR="001E7B75" w:rsidRDefault="001E7B75" w:rsidP="001E7B75">
            <w:r>
              <w:t>2</w:t>
            </w:r>
          </w:p>
          <w:p w:rsidR="001E7B75" w:rsidRDefault="001E7B75" w:rsidP="001E7B75">
            <w:r>
              <w:t>3</w:t>
            </w:r>
          </w:p>
          <w:p w:rsidR="001E7B75" w:rsidRDefault="001E7B75" w:rsidP="001E7B75">
            <w:r>
              <w:t>4</w:t>
            </w:r>
          </w:p>
          <w:p w:rsidR="001E7B75" w:rsidRDefault="001E7B75" w:rsidP="001E7B75">
            <w:r>
              <w:t>5</w:t>
            </w:r>
          </w:p>
          <w:p w:rsidR="001E7B75" w:rsidRDefault="001E7B75" w:rsidP="001E7B75">
            <w:r>
              <w:t>6</w:t>
            </w:r>
          </w:p>
          <w:p w:rsidR="001E7B75" w:rsidRDefault="001E7B75" w:rsidP="001E7B75">
            <w:r>
              <w:t>7</w:t>
            </w:r>
          </w:p>
          <w:p w:rsidR="001E7B75" w:rsidRDefault="001E7B75" w:rsidP="001E7B75">
            <w:r>
              <w:t>8</w:t>
            </w:r>
          </w:p>
          <w:p w:rsidR="001E7B75" w:rsidRDefault="001E7B75" w:rsidP="001E7B75">
            <w:pPr>
              <w:rPr>
                <w:sz w:val="24"/>
                <w:szCs w:val="24"/>
              </w:rPr>
            </w:pPr>
            <w:r>
              <w:t>9</w:t>
            </w:r>
          </w:p>
        </w:tc>
        <w:tc>
          <w:tcPr>
            <w:tcW w:w="0" w:type="auto"/>
            <w:vAlign w:val="center"/>
            <w:hideMark/>
          </w:tcPr>
          <w:p w:rsidR="001E7B75" w:rsidRDefault="001E7B75" w:rsidP="001E7B75">
            <w:r>
              <w:rPr>
                <w:rStyle w:val="HTMLCode"/>
                <w:rFonts w:eastAsiaTheme="minorHAnsi"/>
              </w:rPr>
              <w:t>[HttpPost("api/v1/GiveMeSomething")]</w:t>
            </w:r>
          </w:p>
          <w:p w:rsidR="001E7B75" w:rsidRDefault="001E7B75" w:rsidP="001E7B75">
            <w:r>
              <w:rPr>
                <w:rStyle w:val="HTMLCode"/>
                <w:rFonts w:eastAsiaTheme="minorHAnsi"/>
              </w:rPr>
              <w:t>public</w:t>
            </w:r>
            <w:r>
              <w:t xml:space="preserve"> </w:t>
            </w:r>
            <w:r>
              <w:rPr>
                <w:rStyle w:val="HTMLCode"/>
                <w:rFonts w:eastAsiaTheme="minorHAnsi"/>
              </w:rPr>
              <w:t>IActionResult GiveMeSomething([FromBody] Something something)</w:t>
            </w:r>
          </w:p>
          <w:p w:rsidR="001E7B75" w:rsidRDefault="001E7B75" w:rsidP="001E7B75">
            <w:r>
              <w:rPr>
                <w:rStyle w:val="HTMLCode"/>
                <w:rFonts w:eastAsiaTheme="minorHAnsi"/>
              </w:rPr>
              <w:t>{</w:t>
            </w:r>
          </w:p>
          <w:p w:rsidR="001E7B75" w:rsidRDefault="001E7B75" w:rsidP="001E7B75">
            <w:r>
              <w:rPr>
                <w:rStyle w:val="HTMLCode"/>
                <w:rFonts w:eastAsiaTheme="minorHAnsi"/>
              </w:rPr>
              <w:t>    return</w:t>
            </w:r>
            <w:r>
              <w:t xml:space="preserve"> </w:t>
            </w:r>
            <w:r>
              <w:rPr>
                <w:rStyle w:val="HTMLCode"/>
                <w:rFonts w:eastAsiaTheme="minorHAnsi"/>
              </w:rPr>
              <w:t>Ok(new</w:t>
            </w:r>
            <w:r>
              <w:t xml:space="preserve"> </w:t>
            </w:r>
            <w:r>
              <w:rPr>
                <w:rStyle w:val="HTMLCode"/>
                <w:rFonts w:eastAsiaTheme="minorHAnsi"/>
              </w:rPr>
              <w:t>SomeResponse()</w:t>
            </w:r>
          </w:p>
          <w:p w:rsidR="001E7B75" w:rsidRDefault="001E7B75" w:rsidP="001E7B75">
            <w:r>
              <w:rPr>
                <w:rStyle w:val="HTMLCode"/>
                <w:rFonts w:eastAsiaTheme="minorHAnsi"/>
              </w:rPr>
              <w:t>    {</w:t>
            </w:r>
          </w:p>
          <w:p w:rsidR="001E7B75" w:rsidRDefault="001E7B75" w:rsidP="001E7B75">
            <w:r>
              <w:rPr>
                <w:rStyle w:val="HTMLCode"/>
                <w:rFonts w:eastAsiaTheme="minorHAnsi"/>
              </w:rPr>
              <w:t>        SomeResponseInt = something.SomeInt,</w:t>
            </w:r>
          </w:p>
          <w:p w:rsidR="001E7B75" w:rsidRDefault="001E7B75" w:rsidP="001E7B75">
            <w:r>
              <w:rPr>
                <w:rStyle w:val="HTMLCode"/>
                <w:rFonts w:eastAsiaTheme="minorHAnsi"/>
              </w:rPr>
              <w:t>        SomeResponseString = something.SomeString</w:t>
            </w:r>
          </w:p>
          <w:p w:rsidR="001E7B75" w:rsidRDefault="001E7B75" w:rsidP="001E7B75">
            <w:r>
              <w:rPr>
                <w:rStyle w:val="HTMLCode"/>
                <w:rFonts w:eastAsiaTheme="minorHAnsi"/>
              </w:rPr>
              <w:t>    });</w:t>
            </w:r>
          </w:p>
          <w:p w:rsidR="001E7B75" w:rsidRDefault="001E7B75" w:rsidP="001E7B75">
            <w:pPr>
              <w:rPr>
                <w:sz w:val="24"/>
                <w:szCs w:val="24"/>
              </w:rPr>
            </w:pPr>
            <w:r>
              <w:rPr>
                <w:rStyle w:val="HTMLCode"/>
                <w:rFonts w:eastAsiaTheme="minorHAnsi"/>
              </w:rPr>
              <w:t>}</w:t>
            </w:r>
          </w:p>
        </w:tc>
      </w:tr>
    </w:tbl>
    <w:p w:rsidR="001E7B75" w:rsidRDefault="001E7B75" w:rsidP="001E7B75">
      <w:pPr>
        <w:pStyle w:val="NormalWeb"/>
      </w:pPr>
      <w:r>
        <w:t xml:space="preserve">Navigate to “swagger/ui” again. Notice how “GiveMeSomething” is added. Notice how it discovered that it needs a parameter called “something”. See the “Model Schema” on the right, click on it to add it as a value of parameter “something”. Change the individual values and click “Try it out!” and it should look like: </w:t>
      </w:r>
    </w:p>
    <w:p w:rsidR="001E7B75" w:rsidRDefault="001E7B75" w:rsidP="001E7B75">
      <w:pPr>
        <w:pStyle w:val="NormalWeb"/>
      </w:pPr>
      <w:r>
        <w:rPr>
          <w:noProof/>
          <w:color w:val="0000FF"/>
        </w:rPr>
        <w:lastRenderedPageBreak/>
        <w:drawing>
          <wp:inline distT="0" distB="0" distL="0" distR="0">
            <wp:extent cx="2838450" cy="2857500"/>
            <wp:effectExtent l="19050" t="0" r="0" b="0"/>
            <wp:docPr id="83" name="Picture 83" descr="figure6_swaggerui">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figure6_swaggerui">
                      <a:hlinkClick r:id="rId101"/>
                    </pic:cNvPr>
                    <pic:cNvPicPr>
                      <a:picLocks noChangeAspect="1" noChangeArrowheads="1"/>
                    </pic:cNvPicPr>
                  </pic:nvPicPr>
                  <pic:blipFill>
                    <a:blip r:embed="rId102" cstate="print"/>
                    <a:srcRect/>
                    <a:stretch>
                      <a:fillRect/>
                    </a:stretch>
                  </pic:blipFill>
                  <pic:spPr bwMode="auto">
                    <a:xfrm>
                      <a:off x="0" y="0"/>
                      <a:ext cx="2838450" cy="2857500"/>
                    </a:xfrm>
                    <a:prstGeom prst="rect">
                      <a:avLst/>
                    </a:prstGeom>
                    <a:noFill/>
                    <a:ln w="9525">
                      <a:noFill/>
                      <a:miter lim="800000"/>
                      <a:headEnd/>
                      <a:tailEnd/>
                    </a:ln>
                  </pic:spPr>
                </pic:pic>
              </a:graphicData>
            </a:graphic>
          </wp:inline>
        </w:drawing>
      </w:r>
    </w:p>
    <w:p w:rsidR="001E7B75" w:rsidRDefault="001E7B75" w:rsidP="001E7B75">
      <w:pPr>
        <w:pStyle w:val="NormalWeb"/>
      </w:pPr>
      <w:r>
        <w:rPr>
          <w:rStyle w:val="Strong"/>
        </w:rPr>
        <w:t>Side note:</w:t>
      </w:r>
      <w:r>
        <w:t xml:space="preserve"> Notice how Swagger uses the JSON names that are declared above the properties. </w:t>
      </w:r>
    </w:p>
    <w:p w:rsidR="001E7B75" w:rsidRDefault="001E7B75" w:rsidP="001E7B75">
      <w:pPr>
        <w:pStyle w:val="Heading1"/>
      </w:pPr>
      <w:r>
        <w:t>Adding XML notations</w:t>
      </w:r>
    </w:p>
    <w:p w:rsidR="001E7B75" w:rsidRDefault="001E7B75" w:rsidP="001E7B75">
      <w:pPr>
        <w:pStyle w:val="NormalWeb"/>
      </w:pPr>
      <w:r>
        <w:t xml:space="preserve">So far the generated documentation hasn’t been very descriptive. Luckily Swashbuckle can utilize XML comments to add documentation to Swagger. First we’ll need to check the </w:t>
      </w:r>
      <w:del w:id="5" w:author="Unknown">
        <w:r>
          <w:delText>“produce outputs on build”</w:delText>
        </w:r>
      </w:del>
      <w:r>
        <w:t xml:space="preserve"> “XML documentation file” (VS2015 update 3) checkbox on the “Build” tab of the project properties (or set xmlDoc to true in the buildOptions section in the project.json file):</w:t>
      </w:r>
    </w:p>
    <w:p w:rsidR="001E7B75" w:rsidRDefault="001E7B75" w:rsidP="001E7B75">
      <w:pPr>
        <w:pStyle w:val="NormalWeb"/>
      </w:pPr>
      <w:r>
        <w:rPr>
          <w:noProof/>
          <w:color w:val="0000FF"/>
        </w:rPr>
        <w:drawing>
          <wp:inline distT="0" distB="0" distL="0" distR="0">
            <wp:extent cx="2857500" cy="504825"/>
            <wp:effectExtent l="19050" t="0" r="0" b="0"/>
            <wp:docPr id="84" name="Picture 84" descr="figure7_produceoutputsonbuild">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figure7_produceoutputsonbuild">
                      <a:hlinkClick r:id="rId103"/>
                    </pic:cNvPr>
                    <pic:cNvPicPr>
                      <a:picLocks noChangeAspect="1" noChangeArrowheads="1"/>
                    </pic:cNvPicPr>
                  </pic:nvPicPr>
                  <pic:blipFill>
                    <a:blip r:embed="rId104" cstate="print"/>
                    <a:srcRect/>
                    <a:stretch>
                      <a:fillRect/>
                    </a:stretch>
                  </pic:blipFill>
                  <pic:spPr bwMode="auto">
                    <a:xfrm>
                      <a:off x="0" y="0"/>
                      <a:ext cx="2857500" cy="504825"/>
                    </a:xfrm>
                    <a:prstGeom prst="rect">
                      <a:avLst/>
                    </a:prstGeom>
                    <a:noFill/>
                    <a:ln w="9525">
                      <a:noFill/>
                      <a:miter lim="800000"/>
                      <a:headEnd/>
                      <a:tailEnd/>
                    </a:ln>
                  </pic:spPr>
                </pic:pic>
              </a:graphicData>
            </a:graphic>
          </wp:inline>
        </w:drawing>
      </w:r>
    </w:p>
    <w:p w:rsidR="001E7B75" w:rsidRDefault="001E7B75" w:rsidP="001E7B75">
      <w:pPr>
        <w:pStyle w:val="NormalWeb"/>
      </w:pPr>
      <w:r>
        <w:t>This will produce the file with the XML comments in it, which Swashbuckle needs to be able to utilize them. Now adjust your code as follows:</w:t>
      </w:r>
    </w:p>
    <w:tbl>
      <w:tblPr>
        <w:tblW w:w="0" w:type="auto"/>
        <w:tblCellSpacing w:w="0" w:type="dxa"/>
        <w:tblCellMar>
          <w:left w:w="0" w:type="dxa"/>
          <w:right w:w="0" w:type="dxa"/>
        </w:tblCellMar>
        <w:tblLook w:val="04A0"/>
      </w:tblPr>
      <w:tblGrid>
        <w:gridCol w:w="224"/>
        <w:gridCol w:w="8802"/>
      </w:tblGrid>
      <w:tr w:rsidR="001E7B75" w:rsidTr="001E7B75">
        <w:trPr>
          <w:tblCellSpacing w:w="0" w:type="dxa"/>
        </w:trPr>
        <w:tc>
          <w:tcPr>
            <w:tcW w:w="0" w:type="auto"/>
            <w:vAlign w:val="center"/>
            <w:hideMark/>
          </w:tcPr>
          <w:p w:rsidR="001E7B75" w:rsidRDefault="001E7B75" w:rsidP="001E7B75">
            <w:r>
              <w:t>1</w:t>
            </w:r>
          </w:p>
          <w:p w:rsidR="001E7B75" w:rsidRDefault="001E7B75" w:rsidP="001E7B75">
            <w:r>
              <w:t>2</w:t>
            </w:r>
          </w:p>
          <w:p w:rsidR="001E7B75" w:rsidRDefault="001E7B75" w:rsidP="001E7B75">
            <w:r>
              <w:t>3</w:t>
            </w:r>
          </w:p>
          <w:p w:rsidR="001E7B75" w:rsidRDefault="001E7B75" w:rsidP="001E7B75">
            <w:r>
              <w:t>4</w:t>
            </w:r>
          </w:p>
          <w:p w:rsidR="001E7B75" w:rsidRDefault="001E7B75" w:rsidP="001E7B75">
            <w:r>
              <w:t>5</w:t>
            </w:r>
          </w:p>
          <w:p w:rsidR="001E7B75" w:rsidRDefault="001E7B75" w:rsidP="001E7B75">
            <w:r>
              <w:t>6</w:t>
            </w:r>
          </w:p>
          <w:p w:rsidR="001E7B75" w:rsidRDefault="001E7B75" w:rsidP="001E7B75">
            <w:r>
              <w:t>7</w:t>
            </w:r>
          </w:p>
          <w:p w:rsidR="001E7B75" w:rsidRDefault="001E7B75" w:rsidP="001E7B75">
            <w:r>
              <w:t>8</w:t>
            </w:r>
          </w:p>
          <w:p w:rsidR="001E7B75" w:rsidRDefault="001E7B75" w:rsidP="001E7B75">
            <w:r>
              <w:lastRenderedPageBreak/>
              <w:t>9</w:t>
            </w:r>
          </w:p>
          <w:p w:rsidR="001E7B75" w:rsidRDefault="001E7B75" w:rsidP="001E7B75">
            <w:r>
              <w:t>10</w:t>
            </w:r>
          </w:p>
          <w:p w:rsidR="001E7B75" w:rsidRDefault="001E7B75" w:rsidP="001E7B75">
            <w:r>
              <w:t>11</w:t>
            </w:r>
          </w:p>
          <w:p w:rsidR="001E7B75" w:rsidRDefault="001E7B75" w:rsidP="001E7B75">
            <w:r>
              <w:t>12</w:t>
            </w:r>
          </w:p>
          <w:p w:rsidR="001E7B75" w:rsidRDefault="001E7B75" w:rsidP="001E7B75">
            <w:r>
              <w:t>13</w:t>
            </w:r>
          </w:p>
          <w:p w:rsidR="001E7B75" w:rsidRDefault="001E7B75" w:rsidP="001E7B75">
            <w:r>
              <w:t>14</w:t>
            </w:r>
          </w:p>
          <w:p w:rsidR="001E7B75" w:rsidRDefault="001E7B75" w:rsidP="001E7B75">
            <w:r>
              <w:t>15</w:t>
            </w:r>
          </w:p>
          <w:p w:rsidR="001E7B75" w:rsidRDefault="001E7B75" w:rsidP="001E7B75">
            <w:r>
              <w:t>16</w:t>
            </w:r>
          </w:p>
          <w:p w:rsidR="001E7B75" w:rsidRDefault="001E7B75" w:rsidP="001E7B75">
            <w:r>
              <w:t>17</w:t>
            </w:r>
          </w:p>
          <w:p w:rsidR="001E7B75" w:rsidRDefault="001E7B75" w:rsidP="001E7B75">
            <w:r>
              <w:t>18</w:t>
            </w:r>
          </w:p>
          <w:p w:rsidR="001E7B75" w:rsidRDefault="001E7B75" w:rsidP="001E7B75">
            <w:r>
              <w:t>19</w:t>
            </w:r>
          </w:p>
          <w:p w:rsidR="001E7B75" w:rsidRDefault="001E7B75" w:rsidP="001E7B75">
            <w:r>
              <w:t>20</w:t>
            </w:r>
          </w:p>
          <w:p w:rsidR="001E7B75" w:rsidRDefault="001E7B75" w:rsidP="001E7B75">
            <w:r>
              <w:t>21</w:t>
            </w:r>
          </w:p>
          <w:p w:rsidR="001E7B75" w:rsidRDefault="001E7B75" w:rsidP="001E7B75">
            <w:pPr>
              <w:rPr>
                <w:sz w:val="24"/>
                <w:szCs w:val="24"/>
              </w:rPr>
            </w:pPr>
            <w:r>
              <w:t>22</w:t>
            </w:r>
          </w:p>
        </w:tc>
        <w:tc>
          <w:tcPr>
            <w:tcW w:w="0" w:type="auto"/>
            <w:vAlign w:val="center"/>
            <w:hideMark/>
          </w:tcPr>
          <w:p w:rsidR="001E7B75" w:rsidRDefault="001E7B75" w:rsidP="001E7B75">
            <w:r>
              <w:rPr>
                <w:rStyle w:val="HTMLCode"/>
                <w:rFonts w:eastAsiaTheme="minorHAnsi"/>
              </w:rPr>
              <w:lastRenderedPageBreak/>
              <w:t>services.AddSwaggerGen(options =&gt;</w:t>
            </w:r>
          </w:p>
          <w:p w:rsidR="001E7B75" w:rsidRDefault="001E7B75" w:rsidP="001E7B75">
            <w:r>
              <w:rPr>
                <w:rStyle w:val="HTMLCode"/>
                <w:rFonts w:eastAsiaTheme="minorHAnsi"/>
              </w:rPr>
              <w:t>    {</w:t>
            </w:r>
          </w:p>
          <w:p w:rsidR="001E7B75" w:rsidRDefault="001E7B75" w:rsidP="001E7B75">
            <w:r>
              <w:rPr>
                <w:rStyle w:val="HTMLCode"/>
                <w:rFonts w:eastAsiaTheme="minorHAnsi"/>
              </w:rPr>
              <w:t>        options.MultipleApiVersions(new</w:t>
            </w:r>
            <w:r>
              <w:t xml:space="preserve"> </w:t>
            </w:r>
            <w:r>
              <w:rPr>
                <w:rStyle w:val="HTMLCode"/>
                <w:rFonts w:eastAsiaTheme="minorHAnsi"/>
              </w:rPr>
              <w:t>Swashbuckle.Swagger.Model.Info[]</w:t>
            </w:r>
          </w:p>
          <w:p w:rsidR="001E7B75" w:rsidRDefault="001E7B75" w:rsidP="001E7B75">
            <w:r>
              <w:rPr>
                <w:rStyle w:val="HTMLCode"/>
                <w:rFonts w:eastAsiaTheme="minorHAnsi"/>
              </w:rPr>
              <w:t>        {</w:t>
            </w:r>
          </w:p>
          <w:p w:rsidR="001E7B75" w:rsidRDefault="001E7B75" w:rsidP="001E7B75">
            <w:r>
              <w:rPr>
                <w:rStyle w:val="HTMLCode"/>
                <w:rFonts w:eastAsiaTheme="minorHAnsi"/>
              </w:rPr>
              <w:t>            new</w:t>
            </w:r>
            <w:r>
              <w:t xml:space="preserve"> </w:t>
            </w:r>
            <w:r>
              <w:rPr>
                <w:rStyle w:val="HTMLCode"/>
                <w:rFonts w:eastAsiaTheme="minorHAnsi"/>
              </w:rPr>
              <w:t>Swashbuckle.Swagger.Model.Info</w:t>
            </w:r>
          </w:p>
          <w:p w:rsidR="001E7B75" w:rsidRDefault="001E7B75" w:rsidP="001E7B75">
            <w:r>
              <w:rPr>
                <w:rStyle w:val="HTMLCode"/>
                <w:rFonts w:eastAsiaTheme="minorHAnsi"/>
              </w:rPr>
              <w:t>            {</w:t>
            </w:r>
          </w:p>
          <w:p w:rsidR="001E7B75" w:rsidRDefault="001E7B75" w:rsidP="001E7B75">
            <w:r>
              <w:rPr>
                <w:rStyle w:val="HTMLCode"/>
                <w:rFonts w:eastAsiaTheme="minorHAnsi"/>
              </w:rPr>
              <w:t>                Version = "v2",</w:t>
            </w:r>
          </w:p>
          <w:p w:rsidR="001E7B75" w:rsidRDefault="001E7B75" w:rsidP="001E7B75">
            <w:r>
              <w:rPr>
                <w:rStyle w:val="HTMLCode"/>
                <w:rFonts w:eastAsiaTheme="minorHAnsi"/>
              </w:rPr>
              <w:t>                Title = "API (version 2.0)",</w:t>
            </w:r>
          </w:p>
          <w:p w:rsidR="001E7B75" w:rsidRDefault="001E7B75" w:rsidP="001E7B75">
            <w:r>
              <w:rPr>
                <w:rStyle w:val="HTMLCode"/>
                <w:rFonts w:eastAsiaTheme="minorHAnsi"/>
              </w:rPr>
              <w:t xml:space="preserve">                Description = "A RESTful API to show Swagger and </w:t>
            </w:r>
            <w:r>
              <w:rPr>
                <w:rStyle w:val="HTMLCode"/>
                <w:rFonts w:eastAsiaTheme="minorHAnsi"/>
              </w:rPr>
              <w:lastRenderedPageBreak/>
              <w:t>Swashbuckle"</w:t>
            </w:r>
          </w:p>
          <w:p w:rsidR="001E7B75" w:rsidRDefault="001E7B75" w:rsidP="001E7B75">
            <w:r>
              <w:rPr>
                <w:rStyle w:val="HTMLCode"/>
                <w:rFonts w:eastAsiaTheme="minorHAnsi"/>
              </w:rPr>
              <w:t>            },</w:t>
            </w:r>
          </w:p>
          <w:p w:rsidR="001E7B75" w:rsidRDefault="001E7B75" w:rsidP="001E7B75">
            <w:r>
              <w:rPr>
                <w:rStyle w:val="HTMLCode"/>
                <w:rFonts w:eastAsiaTheme="minorHAnsi"/>
              </w:rPr>
              <w:t>            new</w:t>
            </w:r>
            <w:r>
              <w:t xml:space="preserve"> </w:t>
            </w:r>
            <w:r>
              <w:rPr>
                <w:rStyle w:val="HTMLCode"/>
                <w:rFonts w:eastAsiaTheme="minorHAnsi"/>
              </w:rPr>
              <w:t>Swashbuckle.Swagger.Model.Info</w:t>
            </w:r>
          </w:p>
          <w:p w:rsidR="001E7B75" w:rsidRDefault="001E7B75" w:rsidP="001E7B75">
            <w:r>
              <w:rPr>
                <w:rStyle w:val="HTMLCode"/>
                <w:rFonts w:eastAsiaTheme="minorHAnsi"/>
              </w:rPr>
              <w:t>            {</w:t>
            </w:r>
          </w:p>
          <w:p w:rsidR="001E7B75" w:rsidRDefault="001E7B75" w:rsidP="001E7B75">
            <w:r>
              <w:rPr>
                <w:rStyle w:val="HTMLCode"/>
                <w:rFonts w:eastAsiaTheme="minorHAnsi"/>
              </w:rPr>
              <w:t>                Version = "v1",</w:t>
            </w:r>
          </w:p>
          <w:p w:rsidR="001E7B75" w:rsidRDefault="001E7B75" w:rsidP="001E7B75">
            <w:r>
              <w:rPr>
                <w:rStyle w:val="HTMLCode"/>
                <w:rFonts w:eastAsiaTheme="minorHAnsi"/>
              </w:rPr>
              <w:t>                Title = "API",</w:t>
            </w:r>
          </w:p>
          <w:p w:rsidR="001E7B75" w:rsidRDefault="001E7B75" w:rsidP="001E7B75">
            <w:r>
              <w:rPr>
                <w:rStyle w:val="HTMLCode"/>
                <w:rFonts w:eastAsiaTheme="minorHAnsi"/>
              </w:rPr>
              <w:t>                Description = "A RESTful API to show Swagger and Swashbuckle"</w:t>
            </w:r>
          </w:p>
          <w:p w:rsidR="001E7B75" w:rsidRDefault="001E7B75" w:rsidP="001E7B75">
            <w:r>
              <w:rPr>
                <w:rStyle w:val="HTMLCode"/>
                <w:rFonts w:eastAsiaTheme="minorHAnsi"/>
              </w:rPr>
              <w:t>            }</w:t>
            </w:r>
          </w:p>
          <w:p w:rsidR="001E7B75" w:rsidRDefault="001E7B75" w:rsidP="001E7B75">
            <w:r>
              <w:rPr>
                <w:rStyle w:val="HTMLCode"/>
                <w:rFonts w:eastAsiaTheme="minorHAnsi"/>
              </w:rPr>
              <w:t>        }, (description, version) =&gt;</w:t>
            </w:r>
          </w:p>
          <w:p w:rsidR="001E7B75" w:rsidRDefault="001E7B75" w:rsidP="001E7B75">
            <w:r>
              <w:rPr>
                <w:rStyle w:val="HTMLCode"/>
                <w:rFonts w:eastAsiaTheme="minorHAnsi"/>
              </w:rPr>
              <w:t>        {</w:t>
            </w:r>
          </w:p>
          <w:p w:rsidR="001E7B75" w:rsidRDefault="001E7B75" w:rsidP="001E7B75">
            <w:r>
              <w:rPr>
                <w:rStyle w:val="HTMLCode"/>
                <w:rFonts w:eastAsiaTheme="minorHAnsi"/>
              </w:rPr>
              <w:t>            return</w:t>
            </w:r>
            <w:r>
              <w:t xml:space="preserve"> </w:t>
            </w:r>
            <w:r>
              <w:rPr>
                <w:rStyle w:val="HTMLCode"/>
                <w:rFonts w:eastAsiaTheme="minorHAnsi"/>
              </w:rPr>
              <w:t>description.RelativePath.Contains($"api/{version}");</w:t>
            </w:r>
          </w:p>
          <w:p w:rsidR="001E7B75" w:rsidRDefault="001E7B75" w:rsidP="001E7B75">
            <w:r>
              <w:rPr>
                <w:rStyle w:val="HTMLCode"/>
                <w:rFonts w:eastAsiaTheme="minorHAnsi"/>
              </w:rPr>
              <w:t>        });</w:t>
            </w:r>
          </w:p>
          <w:p w:rsidR="001E7B75" w:rsidRDefault="001E7B75" w:rsidP="001E7B75">
            <w:r>
              <w:rPr>
                <w:rStyle w:val="HTMLCode"/>
                <w:rFonts w:eastAsiaTheme="minorHAnsi"/>
              </w:rPr>
              <w:t>        options.IncludeXmlComments(pathToDoc);</w:t>
            </w:r>
          </w:p>
          <w:p w:rsidR="001E7B75" w:rsidRDefault="001E7B75" w:rsidP="001E7B75">
            <w:pPr>
              <w:rPr>
                <w:sz w:val="24"/>
                <w:szCs w:val="24"/>
              </w:rPr>
            </w:pPr>
            <w:r>
              <w:rPr>
                <w:rStyle w:val="HTMLCode"/>
                <w:rFonts w:eastAsiaTheme="minorHAnsi"/>
              </w:rPr>
              <w:t>    });</w:t>
            </w:r>
          </w:p>
        </w:tc>
      </w:tr>
    </w:tbl>
    <w:p w:rsidR="001E7B75" w:rsidRDefault="001E7B75" w:rsidP="001E7B75">
      <w:pPr>
        <w:pStyle w:val="NormalWeb"/>
      </w:pPr>
      <w:r>
        <w:rPr>
          <w:rStyle w:val="Strong"/>
        </w:rPr>
        <w:lastRenderedPageBreak/>
        <w:t>Side note:</w:t>
      </w:r>
      <w:r>
        <w:t xml:space="preserve"> The variable pathToDoc is the path to the XML documentation file. Adjust this to your own personal needs.</w:t>
      </w:r>
    </w:p>
    <w:p w:rsidR="001E7B75" w:rsidRDefault="001E7B75" w:rsidP="001E7B75">
      <w:pPr>
        <w:pStyle w:val="NormalWeb"/>
      </w:pPr>
      <w:r>
        <w:t>Now we can add some XML comments to the controller and models:</w:t>
      </w:r>
    </w:p>
    <w:tbl>
      <w:tblPr>
        <w:tblW w:w="0" w:type="auto"/>
        <w:tblCellSpacing w:w="0" w:type="dxa"/>
        <w:tblCellMar>
          <w:left w:w="0" w:type="dxa"/>
          <w:right w:w="0" w:type="dxa"/>
        </w:tblCellMar>
        <w:tblLook w:val="04A0"/>
      </w:tblPr>
      <w:tblGrid>
        <w:gridCol w:w="224"/>
        <w:gridCol w:w="8802"/>
      </w:tblGrid>
      <w:tr w:rsidR="001E7B75" w:rsidTr="001E7B75">
        <w:trPr>
          <w:tblCellSpacing w:w="0" w:type="dxa"/>
        </w:trPr>
        <w:tc>
          <w:tcPr>
            <w:tcW w:w="0" w:type="auto"/>
            <w:vAlign w:val="center"/>
            <w:hideMark/>
          </w:tcPr>
          <w:p w:rsidR="001E7B75" w:rsidRDefault="001E7B75" w:rsidP="001E7B75">
            <w:r>
              <w:t>1</w:t>
            </w:r>
          </w:p>
          <w:p w:rsidR="001E7B75" w:rsidRDefault="001E7B75" w:rsidP="001E7B75">
            <w:r>
              <w:t>2</w:t>
            </w:r>
          </w:p>
          <w:p w:rsidR="001E7B75" w:rsidRDefault="001E7B75" w:rsidP="001E7B75">
            <w:r>
              <w:t>3</w:t>
            </w:r>
          </w:p>
          <w:p w:rsidR="001E7B75" w:rsidRDefault="001E7B75" w:rsidP="001E7B75">
            <w:r>
              <w:t>4</w:t>
            </w:r>
          </w:p>
          <w:p w:rsidR="001E7B75" w:rsidRDefault="001E7B75" w:rsidP="001E7B75">
            <w:r>
              <w:t>5</w:t>
            </w:r>
          </w:p>
          <w:p w:rsidR="001E7B75" w:rsidRDefault="001E7B75" w:rsidP="001E7B75">
            <w:r>
              <w:t>6</w:t>
            </w:r>
          </w:p>
          <w:p w:rsidR="001E7B75" w:rsidRDefault="001E7B75" w:rsidP="001E7B75">
            <w:r>
              <w:t>7</w:t>
            </w:r>
          </w:p>
          <w:p w:rsidR="001E7B75" w:rsidRDefault="001E7B75" w:rsidP="001E7B75">
            <w:r>
              <w:t>8</w:t>
            </w:r>
          </w:p>
          <w:p w:rsidR="001E7B75" w:rsidRDefault="001E7B75" w:rsidP="001E7B75">
            <w:r>
              <w:t>9</w:t>
            </w:r>
          </w:p>
          <w:p w:rsidR="001E7B75" w:rsidRDefault="001E7B75" w:rsidP="001E7B75">
            <w:r>
              <w:t>10</w:t>
            </w:r>
          </w:p>
          <w:p w:rsidR="001E7B75" w:rsidRDefault="001E7B75" w:rsidP="001E7B75">
            <w:r>
              <w:lastRenderedPageBreak/>
              <w:t>11</w:t>
            </w:r>
          </w:p>
          <w:p w:rsidR="001E7B75" w:rsidRDefault="001E7B75" w:rsidP="001E7B75">
            <w:r>
              <w:t>12</w:t>
            </w:r>
          </w:p>
          <w:p w:rsidR="001E7B75" w:rsidRDefault="001E7B75" w:rsidP="001E7B75">
            <w:r>
              <w:t>13</w:t>
            </w:r>
          </w:p>
          <w:p w:rsidR="001E7B75" w:rsidRDefault="001E7B75" w:rsidP="001E7B75">
            <w:r>
              <w:t>14</w:t>
            </w:r>
          </w:p>
          <w:p w:rsidR="001E7B75" w:rsidRDefault="001E7B75" w:rsidP="001E7B75">
            <w:r>
              <w:t>15</w:t>
            </w:r>
          </w:p>
          <w:p w:rsidR="001E7B75" w:rsidRDefault="001E7B75" w:rsidP="001E7B75">
            <w:r>
              <w:t>16</w:t>
            </w:r>
          </w:p>
          <w:p w:rsidR="001E7B75" w:rsidRDefault="001E7B75" w:rsidP="001E7B75">
            <w:r>
              <w:t>17</w:t>
            </w:r>
          </w:p>
          <w:p w:rsidR="001E7B75" w:rsidRDefault="001E7B75" w:rsidP="001E7B75">
            <w:r>
              <w:t>18</w:t>
            </w:r>
          </w:p>
          <w:p w:rsidR="001E7B75" w:rsidRDefault="001E7B75" w:rsidP="001E7B75">
            <w:r>
              <w:t>19</w:t>
            </w:r>
          </w:p>
          <w:p w:rsidR="001E7B75" w:rsidRDefault="001E7B75" w:rsidP="001E7B75">
            <w:r>
              <w:t>20</w:t>
            </w:r>
          </w:p>
          <w:p w:rsidR="001E7B75" w:rsidRDefault="001E7B75" w:rsidP="001E7B75">
            <w:r>
              <w:t>21</w:t>
            </w:r>
          </w:p>
          <w:p w:rsidR="001E7B75" w:rsidRDefault="001E7B75" w:rsidP="001E7B75">
            <w:r>
              <w:t>22</w:t>
            </w:r>
          </w:p>
          <w:p w:rsidR="001E7B75" w:rsidRDefault="001E7B75" w:rsidP="001E7B75">
            <w:r>
              <w:t>23</w:t>
            </w:r>
          </w:p>
          <w:p w:rsidR="001E7B75" w:rsidRDefault="001E7B75" w:rsidP="001E7B75">
            <w:r>
              <w:t>24</w:t>
            </w:r>
          </w:p>
          <w:p w:rsidR="001E7B75" w:rsidRDefault="001E7B75" w:rsidP="001E7B75">
            <w:r>
              <w:t>25</w:t>
            </w:r>
          </w:p>
          <w:p w:rsidR="001E7B75" w:rsidRDefault="001E7B75" w:rsidP="001E7B75">
            <w:r>
              <w:t>26</w:t>
            </w:r>
          </w:p>
          <w:p w:rsidR="001E7B75" w:rsidRDefault="001E7B75" w:rsidP="001E7B75">
            <w:r>
              <w:t>27</w:t>
            </w:r>
          </w:p>
          <w:p w:rsidR="001E7B75" w:rsidRDefault="001E7B75" w:rsidP="001E7B75">
            <w:r>
              <w:t>28</w:t>
            </w:r>
          </w:p>
          <w:p w:rsidR="001E7B75" w:rsidRDefault="001E7B75" w:rsidP="001E7B75">
            <w:r>
              <w:t>29</w:t>
            </w:r>
          </w:p>
          <w:p w:rsidR="001E7B75" w:rsidRDefault="001E7B75" w:rsidP="001E7B75">
            <w:r>
              <w:t>30</w:t>
            </w:r>
          </w:p>
          <w:p w:rsidR="001E7B75" w:rsidRDefault="001E7B75" w:rsidP="001E7B75">
            <w:r>
              <w:t>31</w:t>
            </w:r>
          </w:p>
          <w:p w:rsidR="001E7B75" w:rsidRDefault="001E7B75" w:rsidP="001E7B75">
            <w:r>
              <w:t>32</w:t>
            </w:r>
          </w:p>
          <w:p w:rsidR="001E7B75" w:rsidRDefault="001E7B75" w:rsidP="001E7B75">
            <w:r>
              <w:t>33</w:t>
            </w:r>
          </w:p>
          <w:p w:rsidR="001E7B75" w:rsidRDefault="001E7B75" w:rsidP="001E7B75">
            <w:r>
              <w:t>34</w:t>
            </w:r>
          </w:p>
          <w:p w:rsidR="001E7B75" w:rsidRDefault="001E7B75" w:rsidP="001E7B75">
            <w:r>
              <w:t>35</w:t>
            </w:r>
          </w:p>
          <w:p w:rsidR="001E7B75" w:rsidRDefault="001E7B75" w:rsidP="001E7B75">
            <w:r>
              <w:t>36</w:t>
            </w:r>
          </w:p>
          <w:p w:rsidR="001E7B75" w:rsidRDefault="001E7B75" w:rsidP="001E7B75">
            <w:r>
              <w:t>37</w:t>
            </w:r>
          </w:p>
          <w:p w:rsidR="001E7B75" w:rsidRDefault="001E7B75" w:rsidP="001E7B75">
            <w:r>
              <w:lastRenderedPageBreak/>
              <w:t>38</w:t>
            </w:r>
          </w:p>
          <w:p w:rsidR="001E7B75" w:rsidRDefault="001E7B75" w:rsidP="001E7B75">
            <w:r>
              <w:t>39</w:t>
            </w:r>
          </w:p>
          <w:p w:rsidR="001E7B75" w:rsidRDefault="001E7B75" w:rsidP="001E7B75">
            <w:r>
              <w:t>40</w:t>
            </w:r>
          </w:p>
          <w:p w:rsidR="001E7B75" w:rsidRDefault="001E7B75" w:rsidP="001E7B75">
            <w:r>
              <w:t>41</w:t>
            </w:r>
          </w:p>
          <w:p w:rsidR="001E7B75" w:rsidRDefault="001E7B75" w:rsidP="001E7B75">
            <w:r>
              <w:t>42</w:t>
            </w:r>
          </w:p>
          <w:p w:rsidR="001E7B75" w:rsidRDefault="001E7B75" w:rsidP="001E7B75">
            <w:r>
              <w:t>43</w:t>
            </w:r>
          </w:p>
          <w:p w:rsidR="001E7B75" w:rsidRDefault="001E7B75" w:rsidP="001E7B75">
            <w:r>
              <w:t>44</w:t>
            </w:r>
          </w:p>
          <w:p w:rsidR="001E7B75" w:rsidRDefault="001E7B75" w:rsidP="001E7B75">
            <w:r>
              <w:t>45</w:t>
            </w:r>
          </w:p>
          <w:p w:rsidR="001E7B75" w:rsidRDefault="001E7B75" w:rsidP="001E7B75">
            <w:r>
              <w:t>46</w:t>
            </w:r>
          </w:p>
          <w:p w:rsidR="001E7B75" w:rsidRDefault="001E7B75" w:rsidP="001E7B75">
            <w:r>
              <w:t>47</w:t>
            </w:r>
          </w:p>
          <w:p w:rsidR="001E7B75" w:rsidRDefault="001E7B75" w:rsidP="001E7B75">
            <w:r>
              <w:t>48</w:t>
            </w:r>
          </w:p>
          <w:p w:rsidR="001E7B75" w:rsidRDefault="001E7B75" w:rsidP="001E7B75">
            <w:r>
              <w:t>49</w:t>
            </w:r>
          </w:p>
          <w:p w:rsidR="001E7B75" w:rsidRDefault="001E7B75" w:rsidP="001E7B75">
            <w:r>
              <w:t>50</w:t>
            </w:r>
          </w:p>
          <w:p w:rsidR="001E7B75" w:rsidRDefault="001E7B75" w:rsidP="001E7B75">
            <w:r>
              <w:t>51</w:t>
            </w:r>
          </w:p>
          <w:p w:rsidR="001E7B75" w:rsidRDefault="001E7B75" w:rsidP="001E7B75">
            <w:r>
              <w:t>52</w:t>
            </w:r>
          </w:p>
          <w:p w:rsidR="001E7B75" w:rsidRDefault="001E7B75" w:rsidP="001E7B75">
            <w:r>
              <w:t>53</w:t>
            </w:r>
          </w:p>
          <w:p w:rsidR="001E7B75" w:rsidRDefault="001E7B75" w:rsidP="001E7B75">
            <w:r>
              <w:t>54</w:t>
            </w:r>
          </w:p>
          <w:p w:rsidR="001E7B75" w:rsidRDefault="001E7B75" w:rsidP="001E7B75">
            <w:r>
              <w:t>55</w:t>
            </w:r>
          </w:p>
          <w:p w:rsidR="001E7B75" w:rsidRDefault="001E7B75" w:rsidP="001E7B75">
            <w:r>
              <w:t>56</w:t>
            </w:r>
          </w:p>
          <w:p w:rsidR="001E7B75" w:rsidRDefault="001E7B75" w:rsidP="001E7B75">
            <w:r>
              <w:t>57</w:t>
            </w:r>
          </w:p>
          <w:p w:rsidR="001E7B75" w:rsidRDefault="001E7B75" w:rsidP="001E7B75">
            <w:r>
              <w:t>58</w:t>
            </w:r>
          </w:p>
          <w:p w:rsidR="001E7B75" w:rsidRDefault="001E7B75" w:rsidP="001E7B75">
            <w:r>
              <w:t>59</w:t>
            </w:r>
          </w:p>
          <w:p w:rsidR="001E7B75" w:rsidRDefault="001E7B75" w:rsidP="001E7B75">
            <w:r>
              <w:t>60</w:t>
            </w:r>
          </w:p>
          <w:p w:rsidR="001E7B75" w:rsidRDefault="001E7B75" w:rsidP="001E7B75">
            <w:r>
              <w:t>61</w:t>
            </w:r>
          </w:p>
          <w:p w:rsidR="001E7B75" w:rsidRDefault="001E7B75" w:rsidP="001E7B75">
            <w:r>
              <w:t>62</w:t>
            </w:r>
          </w:p>
          <w:p w:rsidR="001E7B75" w:rsidRDefault="001E7B75" w:rsidP="001E7B75">
            <w:r>
              <w:t>63</w:t>
            </w:r>
          </w:p>
          <w:p w:rsidR="001E7B75" w:rsidRDefault="001E7B75" w:rsidP="001E7B75">
            <w:r>
              <w:t>64</w:t>
            </w:r>
          </w:p>
          <w:p w:rsidR="001E7B75" w:rsidRDefault="001E7B75" w:rsidP="001E7B75">
            <w:r>
              <w:lastRenderedPageBreak/>
              <w:t>65</w:t>
            </w:r>
          </w:p>
          <w:p w:rsidR="001E7B75" w:rsidRDefault="001E7B75" w:rsidP="001E7B75">
            <w:r>
              <w:t>66</w:t>
            </w:r>
          </w:p>
          <w:p w:rsidR="001E7B75" w:rsidRDefault="001E7B75" w:rsidP="001E7B75">
            <w:r>
              <w:t>67</w:t>
            </w:r>
          </w:p>
          <w:p w:rsidR="001E7B75" w:rsidRDefault="001E7B75" w:rsidP="001E7B75">
            <w:r>
              <w:t>68</w:t>
            </w:r>
          </w:p>
          <w:p w:rsidR="001E7B75" w:rsidRDefault="001E7B75" w:rsidP="001E7B75">
            <w:r>
              <w:t>69</w:t>
            </w:r>
          </w:p>
          <w:p w:rsidR="001E7B75" w:rsidRDefault="001E7B75" w:rsidP="001E7B75">
            <w:r>
              <w:t>70</w:t>
            </w:r>
          </w:p>
          <w:p w:rsidR="001E7B75" w:rsidRDefault="001E7B75" w:rsidP="001E7B75">
            <w:r>
              <w:t>71</w:t>
            </w:r>
          </w:p>
          <w:p w:rsidR="001E7B75" w:rsidRDefault="001E7B75" w:rsidP="001E7B75">
            <w:r>
              <w:t>72</w:t>
            </w:r>
          </w:p>
          <w:p w:rsidR="001E7B75" w:rsidRDefault="001E7B75" w:rsidP="001E7B75">
            <w:r>
              <w:t>73</w:t>
            </w:r>
          </w:p>
          <w:p w:rsidR="001E7B75" w:rsidRDefault="001E7B75" w:rsidP="001E7B75">
            <w:pPr>
              <w:rPr>
                <w:sz w:val="24"/>
                <w:szCs w:val="24"/>
              </w:rPr>
            </w:pPr>
            <w:r>
              <w:t>74</w:t>
            </w:r>
          </w:p>
        </w:tc>
        <w:tc>
          <w:tcPr>
            <w:tcW w:w="0" w:type="auto"/>
            <w:vAlign w:val="center"/>
            <w:hideMark/>
          </w:tcPr>
          <w:p w:rsidR="001E7B75" w:rsidRDefault="001E7B75" w:rsidP="001E7B75">
            <w:r>
              <w:rPr>
                <w:rStyle w:val="HTMLCode"/>
                <w:rFonts w:eastAsiaTheme="minorHAnsi"/>
              </w:rPr>
              <w:lastRenderedPageBreak/>
              <w:t>/// &lt;summary&gt;</w:t>
            </w:r>
          </w:p>
          <w:p w:rsidR="001E7B75" w:rsidRDefault="001E7B75" w:rsidP="001E7B75">
            <w:r>
              <w:rPr>
                <w:rStyle w:val="HTMLCode"/>
                <w:rFonts w:eastAsiaTheme="minorHAnsi"/>
              </w:rPr>
              <w:t>/// Default entrypoint of the API.</w:t>
            </w:r>
          </w:p>
          <w:p w:rsidR="001E7B75" w:rsidRDefault="001E7B75" w:rsidP="001E7B75">
            <w:r>
              <w:rPr>
                <w:rStyle w:val="HTMLCode"/>
                <w:rFonts w:eastAsiaTheme="minorHAnsi"/>
              </w:rPr>
              <w:t>/// &lt;/summary&gt;</w:t>
            </w:r>
          </w:p>
          <w:p w:rsidR="001E7B75" w:rsidRDefault="001E7B75" w:rsidP="001E7B75">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HomeController: Controller</w:t>
            </w:r>
          </w:p>
          <w:p w:rsidR="001E7B75" w:rsidRDefault="001E7B75" w:rsidP="001E7B75">
            <w:r>
              <w:rPr>
                <w:rStyle w:val="HTMLCode"/>
                <w:rFonts w:eastAsiaTheme="minorHAnsi"/>
              </w:rPr>
              <w:t>{</w:t>
            </w:r>
          </w:p>
          <w:p w:rsidR="001E7B75" w:rsidRDefault="001E7B75" w:rsidP="001E7B75">
            <w:r>
              <w:rPr>
                <w:rStyle w:val="HTMLCode"/>
                <w:rFonts w:eastAsiaTheme="minorHAnsi"/>
              </w:rPr>
              <w:t>    /// &lt;summary&gt;</w:t>
            </w:r>
          </w:p>
          <w:p w:rsidR="001E7B75" w:rsidRDefault="001E7B75" w:rsidP="001E7B75">
            <w:r>
              <w:rPr>
                <w:rStyle w:val="HTMLCode"/>
                <w:rFonts w:eastAsiaTheme="minorHAnsi"/>
              </w:rPr>
              <w:t>    /// Description of what this API is about.</w:t>
            </w:r>
          </w:p>
          <w:p w:rsidR="001E7B75" w:rsidRDefault="001E7B75" w:rsidP="001E7B75">
            <w:r>
              <w:rPr>
                <w:rStyle w:val="HTMLCode"/>
                <w:rFonts w:eastAsiaTheme="minorHAnsi"/>
              </w:rPr>
              <w:t>    /// &lt;/summary&gt;</w:t>
            </w:r>
          </w:p>
          <w:p w:rsidR="001E7B75" w:rsidRDefault="001E7B75" w:rsidP="001E7B75">
            <w:r>
              <w:rPr>
                <w:rStyle w:val="HTMLCode"/>
                <w:rFonts w:eastAsiaTheme="minorHAnsi"/>
              </w:rPr>
              <w:t>    /// &lt;returns&gt;&lt;/returns&gt;</w:t>
            </w:r>
          </w:p>
          <w:p w:rsidR="001E7B75" w:rsidRDefault="001E7B75" w:rsidP="001E7B75">
            <w:r>
              <w:rPr>
                <w:rStyle w:val="HTMLCode"/>
                <w:rFonts w:eastAsiaTheme="minorHAnsi"/>
              </w:rPr>
              <w:t>    [HttpGet("api/v1/About")]</w:t>
            </w:r>
          </w:p>
          <w:p w:rsidR="001E7B75" w:rsidRDefault="001E7B75" w:rsidP="001E7B75">
            <w:r>
              <w:rPr>
                <w:rStyle w:val="HTMLCode"/>
                <w:rFonts w:eastAsiaTheme="minorHAnsi"/>
              </w:rPr>
              <w:t>    public</w:t>
            </w:r>
            <w:r>
              <w:t xml:space="preserve"> </w:t>
            </w:r>
            <w:r>
              <w:rPr>
                <w:rStyle w:val="HTMLCode"/>
                <w:rFonts w:eastAsiaTheme="minorHAnsi"/>
              </w:rPr>
              <w:t>ContentResult About()</w:t>
            </w:r>
          </w:p>
          <w:p w:rsidR="001E7B75" w:rsidRDefault="001E7B75" w:rsidP="001E7B75">
            <w:r>
              <w:rPr>
                <w:rStyle w:val="HTMLCode"/>
                <w:rFonts w:eastAsiaTheme="minorHAnsi"/>
              </w:rPr>
              <w:lastRenderedPageBreak/>
              <w:t>    {</w:t>
            </w:r>
          </w:p>
          <w:p w:rsidR="001E7B75" w:rsidRDefault="001E7B75" w:rsidP="001E7B75">
            <w:r>
              <w:rPr>
                <w:rStyle w:val="HTMLCode"/>
                <w:rFonts w:eastAsiaTheme="minorHAnsi"/>
              </w:rPr>
              <w:t>        return</w:t>
            </w:r>
            <w:r>
              <w:t xml:space="preserve"> </w:t>
            </w:r>
            <w:r>
              <w:rPr>
                <w:rStyle w:val="HTMLCode"/>
                <w:rFonts w:eastAsiaTheme="minorHAnsi"/>
              </w:rPr>
              <w:t>Content("An API to sample Swagger with Swashbuckle in ASP.NET Core.");</w:t>
            </w:r>
          </w:p>
          <w:p w:rsidR="001E7B75" w:rsidRDefault="001E7B75" w:rsidP="001E7B75">
            <w:r>
              <w:rPr>
                <w:rStyle w:val="HTMLCode"/>
                <w:rFonts w:eastAsiaTheme="minorHAnsi"/>
              </w:rPr>
              <w:t>    }</w:t>
            </w:r>
          </w:p>
          <w:p w:rsidR="001E7B75" w:rsidRDefault="001E7B75" w:rsidP="001E7B75">
            <w:r>
              <w:t> </w:t>
            </w:r>
          </w:p>
          <w:p w:rsidR="001E7B75" w:rsidRDefault="001E7B75" w:rsidP="001E7B75">
            <w:r>
              <w:rPr>
                <w:rStyle w:val="HTMLCode"/>
                <w:rFonts w:eastAsiaTheme="minorHAnsi"/>
              </w:rPr>
              <w:t>    /// &lt;summary&gt;</w:t>
            </w:r>
          </w:p>
          <w:p w:rsidR="001E7B75" w:rsidRDefault="001E7B75" w:rsidP="001E7B75">
            <w:r>
              <w:rPr>
                <w:rStyle w:val="HTMLCode"/>
                <w:rFonts w:eastAsiaTheme="minorHAnsi"/>
              </w:rPr>
              <w:t>    /// Give something and it will return a response.</w:t>
            </w:r>
          </w:p>
          <w:p w:rsidR="001E7B75" w:rsidRDefault="001E7B75" w:rsidP="001E7B75">
            <w:r>
              <w:rPr>
                <w:rStyle w:val="HTMLCode"/>
                <w:rFonts w:eastAsiaTheme="minorHAnsi"/>
              </w:rPr>
              <w:t>    /// &lt;/summary&gt;</w:t>
            </w:r>
          </w:p>
          <w:p w:rsidR="001E7B75" w:rsidRDefault="001E7B75" w:rsidP="001E7B75">
            <w:r>
              <w:rPr>
                <w:rStyle w:val="HTMLCode"/>
                <w:rFonts w:eastAsiaTheme="minorHAnsi"/>
              </w:rPr>
              <w:t>    /// &lt;param name="something"&gt;&lt;/param&gt;</w:t>
            </w:r>
          </w:p>
          <w:p w:rsidR="001E7B75" w:rsidRDefault="001E7B75" w:rsidP="001E7B75">
            <w:r>
              <w:rPr>
                <w:rStyle w:val="HTMLCode"/>
                <w:rFonts w:eastAsiaTheme="minorHAnsi"/>
              </w:rPr>
              <w:t>    /// &lt;returns&gt;&lt;/returns&gt;</w:t>
            </w:r>
          </w:p>
          <w:p w:rsidR="001E7B75" w:rsidRDefault="001E7B75" w:rsidP="001E7B75">
            <w:r>
              <w:rPr>
                <w:rStyle w:val="HTMLCode"/>
                <w:rFonts w:eastAsiaTheme="minorHAnsi"/>
              </w:rPr>
              <w:t>    [HttpPost("api/v1/GiveMeSomething")]</w:t>
            </w:r>
          </w:p>
          <w:p w:rsidR="001E7B75" w:rsidRDefault="001E7B75" w:rsidP="001E7B75">
            <w:r>
              <w:rPr>
                <w:rStyle w:val="HTMLCode"/>
                <w:rFonts w:eastAsiaTheme="minorHAnsi"/>
              </w:rPr>
              <w:t>    public</w:t>
            </w:r>
            <w:r>
              <w:t xml:space="preserve"> </w:t>
            </w:r>
            <w:r>
              <w:rPr>
                <w:rStyle w:val="HTMLCode"/>
                <w:rFonts w:eastAsiaTheme="minorHAnsi"/>
              </w:rPr>
              <w:t>IActionResult GiveMeSomething([FromBody] Something something)</w:t>
            </w:r>
          </w:p>
          <w:p w:rsidR="001E7B75" w:rsidRDefault="001E7B75" w:rsidP="001E7B75">
            <w:r>
              <w:rPr>
                <w:rStyle w:val="HTMLCode"/>
                <w:rFonts w:eastAsiaTheme="minorHAnsi"/>
              </w:rPr>
              <w:t>    {</w:t>
            </w:r>
          </w:p>
          <w:p w:rsidR="001E7B75" w:rsidRDefault="001E7B75" w:rsidP="001E7B75">
            <w:r>
              <w:rPr>
                <w:rStyle w:val="HTMLCode"/>
                <w:rFonts w:eastAsiaTheme="minorHAnsi"/>
              </w:rPr>
              <w:t>        return</w:t>
            </w:r>
            <w:r>
              <w:t xml:space="preserve"> </w:t>
            </w:r>
            <w:r>
              <w:rPr>
                <w:rStyle w:val="HTMLCode"/>
                <w:rFonts w:eastAsiaTheme="minorHAnsi"/>
              </w:rPr>
              <w:t>Ok(new</w:t>
            </w:r>
            <w:r>
              <w:t xml:space="preserve"> </w:t>
            </w:r>
            <w:r>
              <w:rPr>
                <w:rStyle w:val="HTMLCode"/>
                <w:rFonts w:eastAsiaTheme="minorHAnsi"/>
              </w:rPr>
              <w:t>SomeResponse()</w:t>
            </w:r>
          </w:p>
          <w:p w:rsidR="001E7B75" w:rsidRDefault="001E7B75" w:rsidP="001E7B75">
            <w:r>
              <w:rPr>
                <w:rStyle w:val="HTMLCode"/>
                <w:rFonts w:eastAsiaTheme="minorHAnsi"/>
              </w:rPr>
              <w:t>        {</w:t>
            </w:r>
          </w:p>
          <w:p w:rsidR="001E7B75" w:rsidRDefault="001E7B75" w:rsidP="001E7B75">
            <w:r>
              <w:rPr>
                <w:rStyle w:val="HTMLCode"/>
                <w:rFonts w:eastAsiaTheme="minorHAnsi"/>
              </w:rPr>
              <w:t>            SomeResponseInt = something.SomeInt,</w:t>
            </w:r>
          </w:p>
          <w:p w:rsidR="001E7B75" w:rsidRDefault="001E7B75" w:rsidP="001E7B75">
            <w:r>
              <w:rPr>
                <w:rStyle w:val="HTMLCode"/>
                <w:rFonts w:eastAsiaTheme="minorHAnsi"/>
              </w:rPr>
              <w:t>            SomeResponseString = something.SomeString</w:t>
            </w:r>
          </w:p>
          <w:p w:rsidR="001E7B75" w:rsidRDefault="001E7B75" w:rsidP="001E7B75">
            <w:r>
              <w:rPr>
                <w:rStyle w:val="HTMLCode"/>
                <w:rFonts w:eastAsiaTheme="minorHAnsi"/>
              </w:rPr>
              <w:t>        });</w:t>
            </w:r>
          </w:p>
          <w:p w:rsidR="001E7B75" w:rsidRDefault="001E7B75" w:rsidP="001E7B75">
            <w:r>
              <w:rPr>
                <w:rStyle w:val="HTMLCode"/>
                <w:rFonts w:eastAsiaTheme="minorHAnsi"/>
              </w:rPr>
              <w:t>    }</w:t>
            </w:r>
          </w:p>
          <w:p w:rsidR="001E7B75" w:rsidRDefault="001E7B75" w:rsidP="001E7B75">
            <w:r>
              <w:t> </w:t>
            </w:r>
          </w:p>
          <w:p w:rsidR="001E7B75" w:rsidRDefault="001E7B75" w:rsidP="001E7B75">
            <w:r>
              <w:rPr>
                <w:rStyle w:val="HTMLCode"/>
                <w:rFonts w:eastAsiaTheme="minorHAnsi"/>
              </w:rPr>
              <w:t>    /// &lt;summary&gt;</w:t>
            </w:r>
          </w:p>
          <w:p w:rsidR="001E7B75" w:rsidRDefault="001E7B75" w:rsidP="001E7B75">
            <w:r>
              <w:rPr>
                <w:rStyle w:val="HTMLCode"/>
                <w:rFonts w:eastAsiaTheme="minorHAnsi"/>
              </w:rPr>
              <w:t>    /// Description of what API v2 is about.</w:t>
            </w:r>
          </w:p>
          <w:p w:rsidR="001E7B75" w:rsidRDefault="001E7B75" w:rsidP="001E7B75">
            <w:r>
              <w:rPr>
                <w:rStyle w:val="HTMLCode"/>
                <w:rFonts w:eastAsiaTheme="minorHAnsi"/>
              </w:rPr>
              <w:t>    /// &lt;/summary&gt;</w:t>
            </w:r>
          </w:p>
          <w:p w:rsidR="001E7B75" w:rsidRDefault="001E7B75" w:rsidP="001E7B75">
            <w:r>
              <w:rPr>
                <w:rStyle w:val="HTMLCode"/>
                <w:rFonts w:eastAsiaTheme="minorHAnsi"/>
              </w:rPr>
              <w:t>    /// &lt;returns&gt;&lt;/returns&gt;</w:t>
            </w:r>
          </w:p>
          <w:p w:rsidR="001E7B75" w:rsidRDefault="001E7B75" w:rsidP="001E7B75">
            <w:r>
              <w:rPr>
                <w:rStyle w:val="HTMLCode"/>
                <w:rFonts w:eastAsiaTheme="minorHAnsi"/>
              </w:rPr>
              <w:t>    [HttpGet("api/v2/About")]</w:t>
            </w:r>
          </w:p>
          <w:p w:rsidR="001E7B75" w:rsidRDefault="001E7B75" w:rsidP="001E7B75">
            <w:r>
              <w:rPr>
                <w:rStyle w:val="HTMLCode"/>
                <w:rFonts w:eastAsiaTheme="minorHAnsi"/>
              </w:rPr>
              <w:t>    public</w:t>
            </w:r>
            <w:r>
              <w:t xml:space="preserve"> </w:t>
            </w:r>
            <w:r>
              <w:rPr>
                <w:rStyle w:val="HTMLCode"/>
                <w:rFonts w:eastAsiaTheme="minorHAnsi"/>
              </w:rPr>
              <w:t>ContentResult About2()</w:t>
            </w:r>
          </w:p>
          <w:p w:rsidR="001E7B75" w:rsidRDefault="001E7B75" w:rsidP="001E7B75">
            <w:r>
              <w:rPr>
                <w:rStyle w:val="HTMLCode"/>
                <w:rFonts w:eastAsiaTheme="minorHAnsi"/>
              </w:rPr>
              <w:t>    {</w:t>
            </w:r>
          </w:p>
          <w:p w:rsidR="001E7B75" w:rsidRDefault="001E7B75" w:rsidP="001E7B75">
            <w:r>
              <w:rPr>
                <w:rStyle w:val="HTMLCode"/>
                <w:rFonts w:eastAsiaTheme="minorHAnsi"/>
              </w:rPr>
              <w:t>        return</w:t>
            </w:r>
            <w:r>
              <w:t xml:space="preserve"> </w:t>
            </w:r>
            <w:r>
              <w:rPr>
                <w:rStyle w:val="HTMLCode"/>
                <w:rFonts w:eastAsiaTheme="minorHAnsi"/>
              </w:rPr>
              <w:t>Content("An API (v2) to sample Swagger with Swashbuckle in ASP.NET Core.");</w:t>
            </w:r>
          </w:p>
          <w:p w:rsidR="001E7B75" w:rsidRDefault="001E7B75" w:rsidP="001E7B75">
            <w:r>
              <w:rPr>
                <w:rStyle w:val="HTMLCode"/>
                <w:rFonts w:eastAsiaTheme="minorHAnsi"/>
              </w:rPr>
              <w:t>    }</w:t>
            </w:r>
          </w:p>
          <w:p w:rsidR="001E7B75" w:rsidRDefault="001E7B75" w:rsidP="001E7B75">
            <w:r>
              <w:rPr>
                <w:rStyle w:val="HTMLCode"/>
                <w:rFonts w:eastAsiaTheme="minorHAnsi"/>
              </w:rPr>
              <w:lastRenderedPageBreak/>
              <w:t>}</w:t>
            </w:r>
          </w:p>
          <w:p w:rsidR="001E7B75" w:rsidRDefault="001E7B75" w:rsidP="001E7B75">
            <w:r>
              <w:t> </w:t>
            </w:r>
          </w:p>
          <w:p w:rsidR="001E7B75" w:rsidRDefault="001E7B75" w:rsidP="001E7B75">
            <w:r>
              <w:rPr>
                <w:rStyle w:val="HTMLCode"/>
                <w:rFonts w:eastAsiaTheme="minorHAnsi"/>
              </w:rPr>
              <w:t>/// &lt;summary&gt;</w:t>
            </w:r>
          </w:p>
          <w:p w:rsidR="001E7B75" w:rsidRDefault="001E7B75" w:rsidP="001E7B75">
            <w:r>
              <w:rPr>
                <w:rStyle w:val="HTMLCode"/>
                <w:rFonts w:eastAsiaTheme="minorHAnsi"/>
              </w:rPr>
              <w:t>/// Just something to put in the request.</w:t>
            </w:r>
          </w:p>
          <w:p w:rsidR="001E7B75" w:rsidRDefault="001E7B75" w:rsidP="001E7B75">
            <w:r>
              <w:rPr>
                <w:rStyle w:val="HTMLCode"/>
                <w:rFonts w:eastAsiaTheme="minorHAnsi"/>
              </w:rPr>
              <w:t>/// &lt;/summary&gt;</w:t>
            </w:r>
          </w:p>
          <w:p w:rsidR="001E7B75" w:rsidRDefault="001E7B75" w:rsidP="001E7B75">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Something</w:t>
            </w:r>
          </w:p>
          <w:p w:rsidR="001E7B75" w:rsidRDefault="001E7B75" w:rsidP="001E7B75">
            <w:r>
              <w:rPr>
                <w:rStyle w:val="HTMLCode"/>
                <w:rFonts w:eastAsiaTheme="minorHAnsi"/>
              </w:rPr>
              <w:t>{</w:t>
            </w:r>
          </w:p>
          <w:p w:rsidR="001E7B75" w:rsidRDefault="001E7B75" w:rsidP="001E7B75">
            <w:r>
              <w:rPr>
                <w:rStyle w:val="HTMLCode"/>
                <w:rFonts w:eastAsiaTheme="minorHAnsi"/>
              </w:rPr>
              <w:t>    /// &lt;summary&gt;</w:t>
            </w:r>
          </w:p>
          <w:p w:rsidR="001E7B75" w:rsidRDefault="001E7B75" w:rsidP="001E7B75">
            <w:r>
              <w:rPr>
                <w:rStyle w:val="HTMLCode"/>
                <w:rFonts w:eastAsiaTheme="minorHAnsi"/>
              </w:rPr>
              <w:t>    /// Just some int.</w:t>
            </w:r>
          </w:p>
          <w:p w:rsidR="001E7B75" w:rsidRDefault="001E7B75" w:rsidP="001E7B75">
            <w:r>
              <w:rPr>
                <w:rStyle w:val="HTMLCode"/>
                <w:rFonts w:eastAsiaTheme="minorHAnsi"/>
              </w:rPr>
              <w:t>    /// &lt;/summary&gt;</w:t>
            </w:r>
          </w:p>
          <w:p w:rsidR="001E7B75" w:rsidRDefault="001E7B75" w:rsidP="001E7B75">
            <w:r>
              <w:rPr>
                <w:rStyle w:val="HTMLCode"/>
                <w:rFonts w:eastAsiaTheme="minorHAnsi"/>
              </w:rPr>
              <w:t>    [JsonProperty("someint")]</w:t>
            </w:r>
          </w:p>
          <w:p w:rsidR="001E7B75" w:rsidRDefault="001E7B75" w:rsidP="001E7B75">
            <w:r>
              <w:rPr>
                <w:rStyle w:val="HTMLCode"/>
                <w:rFonts w:eastAsiaTheme="minorHAnsi"/>
              </w:rPr>
              <w:t>    public</w:t>
            </w:r>
            <w:r>
              <w:t xml:space="preserve"> </w:t>
            </w:r>
            <w:r>
              <w:rPr>
                <w:rStyle w:val="HTMLCode"/>
                <w:rFonts w:eastAsiaTheme="minorHAnsi"/>
              </w:rPr>
              <w:t>int</w:t>
            </w:r>
            <w:r>
              <w:t xml:space="preserve"> </w:t>
            </w:r>
            <w:r>
              <w:rPr>
                <w:rStyle w:val="HTMLCode"/>
                <w:rFonts w:eastAsiaTheme="minorHAnsi"/>
              </w:rPr>
              <w:t>SomeInt { get; set; }</w:t>
            </w:r>
          </w:p>
          <w:p w:rsidR="001E7B75" w:rsidRDefault="001E7B75" w:rsidP="001E7B75">
            <w:r>
              <w:rPr>
                <w:rStyle w:val="HTMLCode"/>
                <w:rFonts w:eastAsiaTheme="minorHAnsi"/>
              </w:rPr>
              <w:t>    /// &lt;summary&gt;</w:t>
            </w:r>
          </w:p>
          <w:p w:rsidR="001E7B75" w:rsidRDefault="001E7B75" w:rsidP="001E7B75">
            <w:r>
              <w:rPr>
                <w:rStyle w:val="HTMLCode"/>
                <w:rFonts w:eastAsiaTheme="minorHAnsi"/>
              </w:rPr>
              <w:t>    /// Just some string.</w:t>
            </w:r>
          </w:p>
          <w:p w:rsidR="001E7B75" w:rsidRDefault="001E7B75" w:rsidP="001E7B75">
            <w:r>
              <w:rPr>
                <w:rStyle w:val="HTMLCode"/>
                <w:rFonts w:eastAsiaTheme="minorHAnsi"/>
              </w:rPr>
              <w:t>    /// &lt;/summary&gt;</w:t>
            </w:r>
          </w:p>
          <w:p w:rsidR="001E7B75" w:rsidRDefault="001E7B75" w:rsidP="001E7B75">
            <w:r>
              <w:rPr>
                <w:rStyle w:val="HTMLCode"/>
                <w:rFonts w:eastAsiaTheme="minorHAnsi"/>
              </w:rPr>
              <w:t>    [JsonProperty("somestring")]</w:t>
            </w:r>
          </w:p>
          <w:p w:rsidR="001E7B75" w:rsidRDefault="001E7B75" w:rsidP="001E7B75">
            <w:r>
              <w:rPr>
                <w:rStyle w:val="HTMLCode"/>
                <w:rFonts w:eastAsiaTheme="minorHAnsi"/>
              </w:rPr>
              <w:t>    public</w:t>
            </w:r>
            <w:r>
              <w:t xml:space="preserve"> </w:t>
            </w:r>
            <w:r>
              <w:rPr>
                <w:rStyle w:val="HTMLCode"/>
                <w:rFonts w:eastAsiaTheme="minorHAnsi"/>
              </w:rPr>
              <w:t>string</w:t>
            </w:r>
            <w:r>
              <w:t xml:space="preserve"> </w:t>
            </w:r>
            <w:r>
              <w:rPr>
                <w:rStyle w:val="HTMLCode"/>
                <w:rFonts w:eastAsiaTheme="minorHAnsi"/>
              </w:rPr>
              <w:t>SomeString { get; set; }</w:t>
            </w:r>
          </w:p>
          <w:p w:rsidR="001E7B75" w:rsidRDefault="001E7B75" w:rsidP="001E7B75">
            <w:r>
              <w:rPr>
                <w:rStyle w:val="HTMLCode"/>
                <w:rFonts w:eastAsiaTheme="minorHAnsi"/>
              </w:rPr>
              <w:t>}</w:t>
            </w:r>
          </w:p>
          <w:p w:rsidR="001E7B75" w:rsidRDefault="001E7B75" w:rsidP="001E7B75">
            <w:r>
              <w:t> </w:t>
            </w:r>
          </w:p>
          <w:p w:rsidR="001E7B75" w:rsidRDefault="001E7B75" w:rsidP="001E7B75">
            <w:r>
              <w:rPr>
                <w:rStyle w:val="HTMLCode"/>
                <w:rFonts w:eastAsiaTheme="minorHAnsi"/>
              </w:rPr>
              <w:t>/// &lt;summary&gt;</w:t>
            </w:r>
          </w:p>
          <w:p w:rsidR="001E7B75" w:rsidRDefault="001E7B75" w:rsidP="001E7B75">
            <w:r>
              <w:rPr>
                <w:rStyle w:val="HTMLCode"/>
                <w:rFonts w:eastAsiaTheme="minorHAnsi"/>
              </w:rPr>
              <w:t>/// Just some response to give back.</w:t>
            </w:r>
          </w:p>
          <w:p w:rsidR="001E7B75" w:rsidRDefault="001E7B75" w:rsidP="001E7B75">
            <w:r>
              <w:rPr>
                <w:rStyle w:val="HTMLCode"/>
                <w:rFonts w:eastAsiaTheme="minorHAnsi"/>
              </w:rPr>
              <w:t>/// &lt;/summary&gt;</w:t>
            </w:r>
          </w:p>
          <w:p w:rsidR="001E7B75" w:rsidRDefault="001E7B75" w:rsidP="001E7B75">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SomeResponse</w:t>
            </w:r>
          </w:p>
          <w:p w:rsidR="001E7B75" w:rsidRDefault="001E7B75" w:rsidP="001E7B75">
            <w:r>
              <w:rPr>
                <w:rStyle w:val="HTMLCode"/>
                <w:rFonts w:eastAsiaTheme="minorHAnsi"/>
              </w:rPr>
              <w:t>{</w:t>
            </w:r>
          </w:p>
          <w:p w:rsidR="001E7B75" w:rsidRDefault="001E7B75" w:rsidP="001E7B75">
            <w:r>
              <w:rPr>
                <w:rStyle w:val="HTMLCode"/>
                <w:rFonts w:eastAsiaTheme="minorHAnsi"/>
              </w:rPr>
              <w:t>    /// &lt;summary&gt;</w:t>
            </w:r>
          </w:p>
          <w:p w:rsidR="001E7B75" w:rsidRDefault="001E7B75" w:rsidP="001E7B75">
            <w:r>
              <w:rPr>
                <w:rStyle w:val="HTMLCode"/>
                <w:rFonts w:eastAsiaTheme="minorHAnsi"/>
              </w:rPr>
              <w:t>    /// Some int for the response.</w:t>
            </w:r>
          </w:p>
          <w:p w:rsidR="001E7B75" w:rsidRDefault="001E7B75" w:rsidP="001E7B75">
            <w:r>
              <w:rPr>
                <w:rStyle w:val="HTMLCode"/>
                <w:rFonts w:eastAsiaTheme="minorHAnsi"/>
              </w:rPr>
              <w:t>    /// &lt;/summary&gt;</w:t>
            </w:r>
          </w:p>
          <w:p w:rsidR="001E7B75" w:rsidRDefault="001E7B75" w:rsidP="001E7B75">
            <w:r>
              <w:rPr>
                <w:rStyle w:val="HTMLCode"/>
                <w:rFonts w:eastAsiaTheme="minorHAnsi"/>
              </w:rPr>
              <w:t>    [JsonProperty("someresponseint")]</w:t>
            </w:r>
          </w:p>
          <w:p w:rsidR="001E7B75" w:rsidRDefault="001E7B75" w:rsidP="001E7B75">
            <w:r>
              <w:rPr>
                <w:rStyle w:val="HTMLCode"/>
                <w:rFonts w:eastAsiaTheme="minorHAnsi"/>
              </w:rPr>
              <w:t>    public</w:t>
            </w:r>
            <w:r>
              <w:t xml:space="preserve"> </w:t>
            </w:r>
            <w:r>
              <w:rPr>
                <w:rStyle w:val="HTMLCode"/>
                <w:rFonts w:eastAsiaTheme="minorHAnsi"/>
              </w:rPr>
              <w:t>int</w:t>
            </w:r>
            <w:r>
              <w:t xml:space="preserve"> </w:t>
            </w:r>
            <w:r>
              <w:rPr>
                <w:rStyle w:val="HTMLCode"/>
                <w:rFonts w:eastAsiaTheme="minorHAnsi"/>
              </w:rPr>
              <w:t>SomeResponseInt { get; set; }</w:t>
            </w:r>
          </w:p>
          <w:p w:rsidR="001E7B75" w:rsidRDefault="001E7B75" w:rsidP="001E7B75">
            <w:r>
              <w:rPr>
                <w:rStyle w:val="HTMLCode"/>
                <w:rFonts w:eastAsiaTheme="minorHAnsi"/>
              </w:rPr>
              <w:t>    /// &lt;summary&gt;</w:t>
            </w:r>
          </w:p>
          <w:p w:rsidR="001E7B75" w:rsidRDefault="001E7B75" w:rsidP="001E7B75">
            <w:r>
              <w:rPr>
                <w:rStyle w:val="HTMLCode"/>
                <w:rFonts w:eastAsiaTheme="minorHAnsi"/>
              </w:rPr>
              <w:lastRenderedPageBreak/>
              <w:t>    /// Some string for the response.</w:t>
            </w:r>
          </w:p>
          <w:p w:rsidR="001E7B75" w:rsidRDefault="001E7B75" w:rsidP="001E7B75">
            <w:r>
              <w:rPr>
                <w:rStyle w:val="HTMLCode"/>
                <w:rFonts w:eastAsiaTheme="minorHAnsi"/>
              </w:rPr>
              <w:t>    /// &lt;/summary&gt;</w:t>
            </w:r>
          </w:p>
          <w:p w:rsidR="001E7B75" w:rsidRDefault="001E7B75" w:rsidP="001E7B75">
            <w:r>
              <w:rPr>
                <w:rStyle w:val="HTMLCode"/>
                <w:rFonts w:eastAsiaTheme="minorHAnsi"/>
              </w:rPr>
              <w:t>    [JsonProperty("someresponsestring")]</w:t>
            </w:r>
          </w:p>
          <w:p w:rsidR="001E7B75" w:rsidRDefault="001E7B75" w:rsidP="001E7B75">
            <w:r>
              <w:rPr>
                <w:rStyle w:val="HTMLCode"/>
                <w:rFonts w:eastAsiaTheme="minorHAnsi"/>
              </w:rPr>
              <w:t>    public</w:t>
            </w:r>
            <w:r>
              <w:t xml:space="preserve"> </w:t>
            </w:r>
            <w:r>
              <w:rPr>
                <w:rStyle w:val="HTMLCode"/>
                <w:rFonts w:eastAsiaTheme="minorHAnsi"/>
              </w:rPr>
              <w:t>string</w:t>
            </w:r>
            <w:r>
              <w:t xml:space="preserve"> </w:t>
            </w:r>
            <w:r>
              <w:rPr>
                <w:rStyle w:val="HTMLCode"/>
                <w:rFonts w:eastAsiaTheme="minorHAnsi"/>
              </w:rPr>
              <w:t>SomeResponseString { get; set; }</w:t>
            </w:r>
          </w:p>
          <w:p w:rsidR="001E7B75" w:rsidRDefault="001E7B75" w:rsidP="001E7B75">
            <w:pPr>
              <w:rPr>
                <w:sz w:val="24"/>
                <w:szCs w:val="24"/>
              </w:rPr>
            </w:pPr>
            <w:r>
              <w:rPr>
                <w:rStyle w:val="HTMLCode"/>
                <w:rFonts w:eastAsiaTheme="minorHAnsi"/>
              </w:rPr>
              <w:t>}</w:t>
            </w:r>
          </w:p>
        </w:tc>
      </w:tr>
    </w:tbl>
    <w:p w:rsidR="001E7B75" w:rsidRDefault="001E7B75" w:rsidP="001E7B75">
      <w:pPr>
        <w:pStyle w:val="NormalWeb"/>
      </w:pPr>
      <w:r>
        <w:lastRenderedPageBreak/>
        <w:t>And if you’d navigate again to “swagger/ui” you should see something like:</w:t>
      </w:r>
    </w:p>
    <w:p w:rsidR="001E7B75" w:rsidRDefault="001E7B75" w:rsidP="001E7B75">
      <w:pPr>
        <w:pStyle w:val="NormalWeb"/>
      </w:pPr>
      <w:r>
        <w:rPr>
          <w:noProof/>
          <w:color w:val="0000FF"/>
        </w:rPr>
        <w:drawing>
          <wp:inline distT="0" distB="0" distL="0" distR="0">
            <wp:extent cx="2857500" cy="1333500"/>
            <wp:effectExtent l="19050" t="0" r="0" b="0"/>
            <wp:docPr id="85" name="Picture 85" descr="figure8_xmlcomments">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figure8_xmlcomments">
                      <a:hlinkClick r:id="rId105"/>
                    </pic:cNvPr>
                    <pic:cNvPicPr>
                      <a:picLocks noChangeAspect="1" noChangeArrowheads="1"/>
                    </pic:cNvPicPr>
                  </pic:nvPicPr>
                  <pic:blipFill>
                    <a:blip r:embed="rId106" cstate="print"/>
                    <a:srcRect/>
                    <a:stretch>
                      <a:fillRect/>
                    </a:stretch>
                  </pic:blipFill>
                  <pic:spPr bwMode="auto">
                    <a:xfrm>
                      <a:off x="0" y="0"/>
                      <a:ext cx="2857500" cy="1333500"/>
                    </a:xfrm>
                    <a:prstGeom prst="rect">
                      <a:avLst/>
                    </a:prstGeom>
                    <a:noFill/>
                    <a:ln w="9525">
                      <a:noFill/>
                      <a:miter lim="800000"/>
                      <a:headEnd/>
                      <a:tailEnd/>
                    </a:ln>
                  </pic:spPr>
                </pic:pic>
              </a:graphicData>
            </a:graphic>
          </wp:inline>
        </w:drawing>
      </w:r>
    </w:p>
    <w:p w:rsidR="001E7B75" w:rsidRDefault="001E7B75" w:rsidP="001E7B75">
      <w:pPr>
        <w:pStyle w:val="NormalWeb"/>
      </w:pPr>
      <w:r>
        <w:t>Please note that “Model” is clicked instead of “Model Schema” beneath “Data Type” to make the XML comments visible on the model. Furthermore, note the XML comments visible behind the relative URL’s.</w:t>
      </w:r>
    </w:p>
    <w:p w:rsidR="001E7B75" w:rsidRDefault="001E7B75" w:rsidP="001E7B75">
      <w:pPr>
        <w:pStyle w:val="NormalWeb"/>
      </w:pPr>
      <w:r>
        <w:t>We are almost done with the basics, but before I end this article we should really look at the response, which is still at its bare minimum right now.</w:t>
      </w:r>
    </w:p>
    <w:p w:rsidR="001E7B75" w:rsidRDefault="001E7B75" w:rsidP="001E7B75">
      <w:pPr>
        <w:pStyle w:val="Heading1"/>
      </w:pPr>
      <w:r>
        <w:t>Multiple Responses</w:t>
      </w:r>
    </w:p>
    <w:p w:rsidR="001E7B75" w:rsidRDefault="001E7B75" w:rsidP="001E7B75">
      <w:pPr>
        <w:pStyle w:val="NormalWeb"/>
      </w:pPr>
      <w:r>
        <w:t>What if we’d adjust the “GiveMeSomething” method to check if “SomeInt” is below 50 and return a BadRequest if it isn’t, as follows:</w:t>
      </w:r>
    </w:p>
    <w:tbl>
      <w:tblPr>
        <w:tblW w:w="0" w:type="auto"/>
        <w:tblCellSpacing w:w="0" w:type="dxa"/>
        <w:tblCellMar>
          <w:left w:w="0" w:type="dxa"/>
          <w:right w:w="0" w:type="dxa"/>
        </w:tblCellMar>
        <w:tblLook w:val="04A0"/>
      </w:tblPr>
      <w:tblGrid>
        <w:gridCol w:w="224"/>
        <w:gridCol w:w="8092"/>
      </w:tblGrid>
      <w:tr w:rsidR="001E7B75" w:rsidTr="001E7B75">
        <w:trPr>
          <w:tblCellSpacing w:w="0" w:type="dxa"/>
        </w:trPr>
        <w:tc>
          <w:tcPr>
            <w:tcW w:w="0" w:type="auto"/>
            <w:vAlign w:val="center"/>
            <w:hideMark/>
          </w:tcPr>
          <w:p w:rsidR="001E7B75" w:rsidRDefault="001E7B75" w:rsidP="001E7B75">
            <w:r>
              <w:t>1</w:t>
            </w:r>
          </w:p>
          <w:p w:rsidR="001E7B75" w:rsidRDefault="001E7B75" w:rsidP="001E7B75">
            <w:r>
              <w:t>2</w:t>
            </w:r>
          </w:p>
          <w:p w:rsidR="001E7B75" w:rsidRDefault="001E7B75" w:rsidP="001E7B75">
            <w:r>
              <w:t>3</w:t>
            </w:r>
          </w:p>
          <w:p w:rsidR="001E7B75" w:rsidRDefault="001E7B75" w:rsidP="001E7B75">
            <w:r>
              <w:lastRenderedPageBreak/>
              <w:t>4</w:t>
            </w:r>
          </w:p>
          <w:p w:rsidR="001E7B75" w:rsidRDefault="001E7B75" w:rsidP="001E7B75">
            <w:r>
              <w:t>5</w:t>
            </w:r>
          </w:p>
          <w:p w:rsidR="001E7B75" w:rsidRDefault="001E7B75" w:rsidP="001E7B75">
            <w:r>
              <w:t>6</w:t>
            </w:r>
          </w:p>
          <w:p w:rsidR="001E7B75" w:rsidRDefault="001E7B75" w:rsidP="001E7B75">
            <w:r>
              <w:t>7</w:t>
            </w:r>
          </w:p>
          <w:p w:rsidR="001E7B75" w:rsidRDefault="001E7B75" w:rsidP="001E7B75">
            <w:r>
              <w:t>8</w:t>
            </w:r>
          </w:p>
          <w:p w:rsidR="001E7B75" w:rsidRDefault="001E7B75" w:rsidP="001E7B75">
            <w:r>
              <w:t>9</w:t>
            </w:r>
          </w:p>
          <w:p w:rsidR="001E7B75" w:rsidRDefault="001E7B75" w:rsidP="001E7B75">
            <w:r>
              <w:t>10</w:t>
            </w:r>
          </w:p>
          <w:p w:rsidR="001E7B75" w:rsidRDefault="001E7B75" w:rsidP="001E7B75">
            <w:r>
              <w:t>11</w:t>
            </w:r>
          </w:p>
          <w:p w:rsidR="001E7B75" w:rsidRDefault="001E7B75" w:rsidP="001E7B75">
            <w:r>
              <w:t>12</w:t>
            </w:r>
          </w:p>
          <w:p w:rsidR="001E7B75" w:rsidRDefault="001E7B75" w:rsidP="001E7B75">
            <w:r>
              <w:t>13</w:t>
            </w:r>
          </w:p>
          <w:p w:rsidR="001E7B75" w:rsidRDefault="001E7B75" w:rsidP="001E7B75">
            <w:r>
              <w:t>14</w:t>
            </w:r>
          </w:p>
          <w:p w:rsidR="001E7B75" w:rsidRDefault="001E7B75" w:rsidP="001E7B75">
            <w:r>
              <w:t>15</w:t>
            </w:r>
          </w:p>
          <w:p w:rsidR="001E7B75" w:rsidRDefault="001E7B75" w:rsidP="001E7B75">
            <w:r>
              <w:t>16</w:t>
            </w:r>
          </w:p>
          <w:p w:rsidR="001E7B75" w:rsidRDefault="001E7B75" w:rsidP="001E7B75">
            <w:r>
              <w:t>17</w:t>
            </w:r>
          </w:p>
          <w:p w:rsidR="001E7B75" w:rsidRDefault="001E7B75" w:rsidP="001E7B75">
            <w:r>
              <w:t>18</w:t>
            </w:r>
          </w:p>
          <w:p w:rsidR="001E7B75" w:rsidRDefault="001E7B75" w:rsidP="001E7B75">
            <w:r>
              <w:t>19</w:t>
            </w:r>
          </w:p>
          <w:p w:rsidR="001E7B75" w:rsidRDefault="001E7B75" w:rsidP="001E7B75">
            <w:r>
              <w:t>20</w:t>
            </w:r>
          </w:p>
          <w:p w:rsidR="001E7B75" w:rsidRDefault="001E7B75" w:rsidP="001E7B75">
            <w:r>
              <w:t>21</w:t>
            </w:r>
          </w:p>
          <w:p w:rsidR="001E7B75" w:rsidRDefault="001E7B75" w:rsidP="001E7B75">
            <w:r>
              <w:t>22</w:t>
            </w:r>
          </w:p>
          <w:p w:rsidR="001E7B75" w:rsidRDefault="001E7B75" w:rsidP="001E7B75">
            <w:r>
              <w:t>23</w:t>
            </w:r>
          </w:p>
          <w:p w:rsidR="001E7B75" w:rsidRDefault="001E7B75" w:rsidP="001E7B75">
            <w:r>
              <w:t>24</w:t>
            </w:r>
          </w:p>
          <w:p w:rsidR="001E7B75" w:rsidRDefault="001E7B75" w:rsidP="001E7B75">
            <w:r>
              <w:t>25</w:t>
            </w:r>
          </w:p>
          <w:p w:rsidR="001E7B75" w:rsidRDefault="001E7B75" w:rsidP="001E7B75">
            <w:r>
              <w:t>26</w:t>
            </w:r>
          </w:p>
          <w:p w:rsidR="001E7B75" w:rsidRDefault="001E7B75" w:rsidP="001E7B75">
            <w:pPr>
              <w:rPr>
                <w:sz w:val="24"/>
                <w:szCs w:val="24"/>
              </w:rPr>
            </w:pPr>
            <w:r>
              <w:t>27</w:t>
            </w:r>
          </w:p>
        </w:tc>
        <w:tc>
          <w:tcPr>
            <w:tcW w:w="0" w:type="auto"/>
            <w:vAlign w:val="center"/>
            <w:hideMark/>
          </w:tcPr>
          <w:p w:rsidR="001E7B75" w:rsidRDefault="001E7B75" w:rsidP="001E7B75">
            <w:r>
              <w:rPr>
                <w:rStyle w:val="HTMLCode"/>
                <w:rFonts w:eastAsiaTheme="minorHAnsi"/>
              </w:rPr>
              <w:lastRenderedPageBreak/>
              <w:t>/// &lt;summary&gt;</w:t>
            </w:r>
          </w:p>
          <w:p w:rsidR="001E7B75" w:rsidRDefault="001E7B75" w:rsidP="001E7B75">
            <w:r>
              <w:rPr>
                <w:rStyle w:val="HTMLCode"/>
                <w:rFonts w:eastAsiaTheme="minorHAnsi"/>
              </w:rPr>
              <w:t>/// Give something and it will return a response.</w:t>
            </w:r>
          </w:p>
          <w:p w:rsidR="001E7B75" w:rsidRDefault="001E7B75" w:rsidP="001E7B75">
            <w:r>
              <w:rPr>
                <w:rStyle w:val="HTMLCode"/>
                <w:rFonts w:eastAsiaTheme="minorHAnsi"/>
              </w:rPr>
              <w:t>/// &lt;/summary&gt;</w:t>
            </w:r>
          </w:p>
          <w:p w:rsidR="001E7B75" w:rsidRDefault="001E7B75" w:rsidP="001E7B75">
            <w:r>
              <w:rPr>
                <w:rStyle w:val="HTMLCode"/>
                <w:rFonts w:eastAsiaTheme="minorHAnsi"/>
              </w:rPr>
              <w:t>/// &lt;param name="something"&gt;&lt;/param&gt;</w:t>
            </w:r>
          </w:p>
          <w:p w:rsidR="001E7B75" w:rsidRDefault="001E7B75" w:rsidP="001E7B75">
            <w:r>
              <w:rPr>
                <w:rStyle w:val="HTMLCode"/>
                <w:rFonts w:eastAsiaTheme="minorHAnsi"/>
              </w:rPr>
              <w:lastRenderedPageBreak/>
              <w:t>/// &lt;returns&gt;&lt;/returns&gt;</w:t>
            </w:r>
          </w:p>
          <w:p w:rsidR="001E7B75" w:rsidRDefault="001E7B75" w:rsidP="001E7B75">
            <w:r>
              <w:rPr>
                <w:rStyle w:val="HTMLCode"/>
                <w:rFonts w:eastAsiaTheme="minorHAnsi"/>
              </w:rPr>
              <w:t>[ProducesResponseType(typeof(SomeResponse), 200)]</w:t>
            </w:r>
          </w:p>
          <w:p w:rsidR="001E7B75" w:rsidRDefault="001E7B75" w:rsidP="001E7B75">
            <w:r>
              <w:rPr>
                <w:rStyle w:val="HTMLCode"/>
                <w:rFonts w:eastAsiaTheme="minorHAnsi"/>
              </w:rPr>
              <w:t>[ProducesResponseType(typeof(BadRequestResultObject), 400)]</w:t>
            </w:r>
          </w:p>
          <w:p w:rsidR="001E7B75" w:rsidRDefault="001E7B75" w:rsidP="001E7B75">
            <w:r>
              <w:rPr>
                <w:rStyle w:val="HTMLCode"/>
                <w:rFonts w:eastAsiaTheme="minorHAnsi"/>
              </w:rPr>
              <w:t>[HttpPost("api/v1/GiveMeSomething")]</w:t>
            </w:r>
          </w:p>
          <w:p w:rsidR="001E7B75" w:rsidRDefault="001E7B75" w:rsidP="001E7B75">
            <w:r>
              <w:rPr>
                <w:rStyle w:val="HTMLCode"/>
                <w:rFonts w:eastAsiaTheme="minorHAnsi"/>
              </w:rPr>
              <w:t>public</w:t>
            </w:r>
            <w:r>
              <w:t xml:space="preserve"> </w:t>
            </w:r>
            <w:r>
              <w:rPr>
                <w:rStyle w:val="HTMLCode"/>
                <w:rFonts w:eastAsiaTheme="minorHAnsi"/>
              </w:rPr>
              <w:t>IActionResult GiveMeSomething([FromBody] Something something)</w:t>
            </w:r>
          </w:p>
          <w:p w:rsidR="001E7B75" w:rsidRDefault="001E7B75" w:rsidP="001E7B75">
            <w:r>
              <w:rPr>
                <w:rStyle w:val="HTMLCode"/>
                <w:rFonts w:eastAsiaTheme="minorHAnsi"/>
              </w:rPr>
              <w:t>{</w:t>
            </w:r>
          </w:p>
          <w:p w:rsidR="001E7B75" w:rsidRDefault="001E7B75" w:rsidP="001E7B75">
            <w:r>
              <w:rPr>
                <w:rStyle w:val="HTMLCode"/>
                <w:rFonts w:eastAsiaTheme="minorHAnsi"/>
              </w:rPr>
              <w:t>    if</w:t>
            </w:r>
            <w:r>
              <w:t xml:space="preserve"> </w:t>
            </w:r>
            <w:r>
              <w:rPr>
                <w:rStyle w:val="HTMLCode"/>
                <w:rFonts w:eastAsiaTheme="minorHAnsi"/>
              </w:rPr>
              <w:t>(something.SomeInt &lt;= 50)</w:t>
            </w:r>
          </w:p>
          <w:p w:rsidR="001E7B75" w:rsidRDefault="001E7B75" w:rsidP="001E7B75">
            <w:r>
              <w:rPr>
                <w:rStyle w:val="HTMLCode"/>
                <w:rFonts w:eastAsiaTheme="minorHAnsi"/>
              </w:rPr>
              <w:t>    {</w:t>
            </w:r>
          </w:p>
          <w:p w:rsidR="001E7B75" w:rsidRDefault="001E7B75" w:rsidP="001E7B75">
            <w:r>
              <w:rPr>
                <w:rStyle w:val="HTMLCode"/>
                <w:rFonts w:eastAsiaTheme="minorHAnsi"/>
              </w:rPr>
              <w:t>        return</w:t>
            </w:r>
            <w:r>
              <w:t xml:space="preserve"> </w:t>
            </w:r>
            <w:r>
              <w:rPr>
                <w:rStyle w:val="HTMLCode"/>
                <w:rFonts w:eastAsiaTheme="minorHAnsi"/>
              </w:rPr>
              <w:t>Ok(new</w:t>
            </w:r>
            <w:r>
              <w:t xml:space="preserve"> </w:t>
            </w:r>
            <w:r>
              <w:rPr>
                <w:rStyle w:val="HTMLCode"/>
                <w:rFonts w:eastAsiaTheme="minorHAnsi"/>
              </w:rPr>
              <w:t>SomeResponse()</w:t>
            </w:r>
          </w:p>
          <w:p w:rsidR="001E7B75" w:rsidRDefault="001E7B75" w:rsidP="001E7B75">
            <w:r>
              <w:rPr>
                <w:rStyle w:val="HTMLCode"/>
                <w:rFonts w:eastAsiaTheme="minorHAnsi"/>
              </w:rPr>
              <w:t>        {</w:t>
            </w:r>
          </w:p>
          <w:p w:rsidR="001E7B75" w:rsidRDefault="001E7B75" w:rsidP="001E7B75">
            <w:r>
              <w:rPr>
                <w:rStyle w:val="HTMLCode"/>
                <w:rFonts w:eastAsiaTheme="minorHAnsi"/>
              </w:rPr>
              <w:t>            SomeResponseInt = something.SomeInt,</w:t>
            </w:r>
          </w:p>
          <w:p w:rsidR="001E7B75" w:rsidRDefault="001E7B75" w:rsidP="001E7B75">
            <w:r>
              <w:rPr>
                <w:rStyle w:val="HTMLCode"/>
                <w:rFonts w:eastAsiaTheme="minorHAnsi"/>
              </w:rPr>
              <w:t>            SomeResponseString = something.SomeString</w:t>
            </w:r>
          </w:p>
          <w:p w:rsidR="001E7B75" w:rsidRDefault="001E7B75" w:rsidP="001E7B75">
            <w:r>
              <w:rPr>
                <w:rStyle w:val="HTMLCode"/>
                <w:rFonts w:eastAsiaTheme="minorHAnsi"/>
              </w:rPr>
              <w:t>        });</w:t>
            </w:r>
          </w:p>
          <w:p w:rsidR="001E7B75" w:rsidRDefault="001E7B75" w:rsidP="001E7B75">
            <w:r>
              <w:rPr>
                <w:rStyle w:val="HTMLCode"/>
                <w:rFonts w:eastAsiaTheme="minorHAnsi"/>
              </w:rPr>
              <w:t>    }</w:t>
            </w:r>
          </w:p>
          <w:p w:rsidR="001E7B75" w:rsidRDefault="001E7B75" w:rsidP="001E7B75">
            <w:r>
              <w:rPr>
                <w:rStyle w:val="HTMLCode"/>
                <w:rFonts w:eastAsiaTheme="minorHAnsi"/>
              </w:rPr>
              <w:t>    else</w:t>
            </w:r>
          </w:p>
          <w:p w:rsidR="001E7B75" w:rsidRDefault="001E7B75" w:rsidP="001E7B75">
            <w:r>
              <w:rPr>
                <w:rStyle w:val="HTMLCode"/>
                <w:rFonts w:eastAsiaTheme="minorHAnsi"/>
              </w:rPr>
              <w:t>    {</w:t>
            </w:r>
          </w:p>
          <w:p w:rsidR="001E7B75" w:rsidRDefault="001E7B75" w:rsidP="001E7B75">
            <w:r>
              <w:rPr>
                <w:rStyle w:val="HTMLCode"/>
                <w:rFonts w:eastAsiaTheme="minorHAnsi"/>
              </w:rPr>
              <w:t>        return</w:t>
            </w:r>
            <w:r>
              <w:t xml:space="preserve"> </w:t>
            </w:r>
            <w:r>
              <w:rPr>
                <w:rStyle w:val="HTMLCode"/>
                <w:rFonts w:eastAsiaTheme="minorHAnsi"/>
              </w:rPr>
              <w:t>new</w:t>
            </w:r>
            <w:r>
              <w:t xml:space="preserve"> </w:t>
            </w:r>
            <w:r>
              <w:rPr>
                <w:rStyle w:val="HTMLCode"/>
                <w:rFonts w:eastAsiaTheme="minorHAnsi"/>
              </w:rPr>
              <w:t>BadRequestObjectResult(new</w:t>
            </w:r>
            <w:r>
              <w:t xml:space="preserve"> </w:t>
            </w:r>
            <w:r>
              <w:rPr>
                <w:rStyle w:val="HTMLCode"/>
                <w:rFonts w:eastAsiaTheme="minorHAnsi"/>
              </w:rPr>
              <w:t>SomeResponse()</w:t>
            </w:r>
          </w:p>
          <w:p w:rsidR="001E7B75" w:rsidRDefault="001E7B75" w:rsidP="001E7B75">
            <w:r>
              <w:rPr>
                <w:rStyle w:val="HTMLCode"/>
                <w:rFonts w:eastAsiaTheme="minorHAnsi"/>
              </w:rPr>
              <w:t>        {</w:t>
            </w:r>
          </w:p>
          <w:p w:rsidR="001E7B75" w:rsidRDefault="001E7B75" w:rsidP="001E7B75">
            <w:r>
              <w:rPr>
                <w:rStyle w:val="HTMLCode"/>
                <w:rFonts w:eastAsiaTheme="minorHAnsi"/>
              </w:rPr>
              <w:t>            SomeResponseInt = 0,</w:t>
            </w:r>
          </w:p>
          <w:p w:rsidR="001E7B75" w:rsidRDefault="001E7B75" w:rsidP="001E7B75">
            <w:r>
              <w:rPr>
                <w:rStyle w:val="HTMLCode"/>
                <w:rFonts w:eastAsiaTheme="minorHAnsi"/>
              </w:rPr>
              <w:t>            SomeResponseString = string.Empty</w:t>
            </w:r>
          </w:p>
          <w:p w:rsidR="001E7B75" w:rsidRDefault="001E7B75" w:rsidP="001E7B75">
            <w:r>
              <w:rPr>
                <w:rStyle w:val="HTMLCode"/>
                <w:rFonts w:eastAsiaTheme="minorHAnsi"/>
              </w:rPr>
              <w:t>        });</w:t>
            </w:r>
          </w:p>
          <w:p w:rsidR="001E7B75" w:rsidRDefault="001E7B75" w:rsidP="001E7B75">
            <w:r>
              <w:rPr>
                <w:rStyle w:val="HTMLCode"/>
                <w:rFonts w:eastAsiaTheme="minorHAnsi"/>
              </w:rPr>
              <w:t>    }</w:t>
            </w:r>
          </w:p>
          <w:p w:rsidR="001E7B75" w:rsidRDefault="001E7B75" w:rsidP="001E7B75">
            <w:pPr>
              <w:rPr>
                <w:sz w:val="24"/>
                <w:szCs w:val="24"/>
              </w:rPr>
            </w:pPr>
            <w:r>
              <w:rPr>
                <w:rStyle w:val="HTMLCode"/>
                <w:rFonts w:eastAsiaTheme="minorHAnsi"/>
              </w:rPr>
              <w:t>}</w:t>
            </w:r>
          </w:p>
        </w:tc>
      </w:tr>
    </w:tbl>
    <w:p w:rsidR="001E7B75" w:rsidRDefault="001E7B75" w:rsidP="001E7B75">
      <w:pPr>
        <w:pStyle w:val="NormalWeb"/>
      </w:pPr>
      <w:r>
        <w:lastRenderedPageBreak/>
        <w:t xml:space="preserve">Now it returns two responses, an OK status and a BadRequest. For Swashbuckle to be able to utilize this in the documentation you need to add the </w:t>
      </w:r>
      <w:del w:id="6" w:author="Unknown">
        <w:r>
          <w:delText xml:space="preserve">SwaggerResponse </w:delText>
        </w:r>
      </w:del>
      <w:r>
        <w:t>ProducesResponseType attribute. It’ll take a status code it’s triggered on, and a type of the response. If you provide a type it’ll enable Swashbuckle to utilize the XML comments on the model again. So if you’d navigate to “swagger/ui” again it should look like:</w:t>
      </w:r>
    </w:p>
    <w:p w:rsidR="001E7B75" w:rsidRDefault="001E7B75" w:rsidP="001E7B75">
      <w:pPr>
        <w:pStyle w:val="NormalWeb"/>
      </w:pPr>
      <w:r>
        <w:rPr>
          <w:noProof/>
          <w:color w:val="0000FF"/>
        </w:rPr>
        <w:lastRenderedPageBreak/>
        <w:drawing>
          <wp:inline distT="0" distB="0" distL="0" distR="0">
            <wp:extent cx="2857500" cy="1914525"/>
            <wp:effectExtent l="19050" t="0" r="0" b="0"/>
            <wp:docPr id="86" name="Picture 86" descr="figure9_multipleresponses">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figure9_multipleresponses">
                      <a:hlinkClick r:id="rId107"/>
                    </pic:cNvPr>
                    <pic:cNvPicPr>
                      <a:picLocks noChangeAspect="1" noChangeArrowheads="1"/>
                    </pic:cNvPicPr>
                  </pic:nvPicPr>
                  <pic:blipFill>
                    <a:blip r:embed="rId108" cstate="print"/>
                    <a:srcRect/>
                    <a:stretch>
                      <a:fillRect/>
                    </a:stretch>
                  </pic:blipFill>
                  <pic:spPr bwMode="auto">
                    <a:xfrm>
                      <a:off x="0" y="0"/>
                      <a:ext cx="2857500" cy="1914525"/>
                    </a:xfrm>
                    <a:prstGeom prst="rect">
                      <a:avLst/>
                    </a:prstGeom>
                    <a:noFill/>
                    <a:ln w="9525">
                      <a:noFill/>
                      <a:miter lim="800000"/>
                      <a:headEnd/>
                      <a:tailEnd/>
                    </a:ln>
                  </pic:spPr>
                </pic:pic>
              </a:graphicData>
            </a:graphic>
          </wp:inline>
        </w:drawing>
      </w:r>
      <w:r>
        <w:br/>
      </w:r>
      <w:r>
        <w:rPr>
          <w:rStyle w:val="Strong"/>
        </w:rPr>
        <w:t>Side note</w:t>
      </w:r>
      <w:r>
        <w:t>Image may not be entirely accurate anymore.</w:t>
      </w:r>
    </w:p>
    <w:p w:rsidR="001E7B75" w:rsidRDefault="001E7B75" w:rsidP="001E7B75">
      <w:pPr>
        <w:pStyle w:val="NormalWeb"/>
      </w:pPr>
      <w:r>
        <w:t xml:space="preserve">You see the main response, in this case “Response Class (Status 200), right beneath the relative URL “/api/v1/GiveMeSomething”. As you can see the XML comments are visible for “someresponseint” and “someresponsestring”. And beneath the “Parameters” section you see the “Response Messages” section which will list all the other responses. In this case it shows us we can expect a HTTP Status Code of 400 </w:t>
      </w:r>
      <w:del w:id="7" w:author="Unknown">
        <w:r>
          <w:delText>and the description is shown under “Reason”</w:delText>
        </w:r>
      </w:del>
      <w:r>
        <w:t xml:space="preserve"> and the XML comments are shown again at “Response Model”.</w:t>
      </w:r>
    </w:p>
    <w:p w:rsidR="001E7B75" w:rsidRDefault="001E7B75">
      <w:r w:rsidRPr="001E7B75">
        <w:t>https://developers.google.com/api-client-library/dotnet/get_started</w:t>
      </w:r>
    </w:p>
    <w:p w:rsidR="001E7B75" w:rsidRDefault="001E7B75">
      <w:r w:rsidRPr="001E7B75">
        <w:t>https://www.mytectra.com/interview-question/top-asp-net-web-api-essentials-using-c-interview-questions-2017/</w:t>
      </w:r>
    </w:p>
    <w:p w:rsidR="001E7B75" w:rsidRDefault="006B6531">
      <w:r w:rsidRPr="006B6531">
        <w:t>https://github.com/domaindrivendev/Swashbuckle</w:t>
      </w:r>
    </w:p>
    <w:p w:rsidR="006B6531" w:rsidRDefault="006B6531" w:rsidP="006B6531">
      <w:pPr>
        <w:pStyle w:val="NormalWeb"/>
      </w:pPr>
      <w:hyperlink r:id="rId109" w:tgtFrame="_blank" w:history="1">
        <w:r>
          <w:rPr>
            <w:rStyle w:val="Hyperlink"/>
          </w:rPr>
          <w:t>Swagger</w:t>
        </w:r>
      </w:hyperlink>
      <w:r>
        <w:t xml:space="preserve"> is a simple yet powerful representation of your RESTful API. Once integrated with WEB API, it becomes easy to test the API without using any third-party tool. In this post, we will see how to add Swagger to ASP.NET Core Web API.</w:t>
      </w:r>
      <w:r>
        <w:br/>
      </w:r>
    </w:p>
    <w:p w:rsidR="006B6531" w:rsidRDefault="006B6531" w:rsidP="006B6531">
      <w:pPr>
        <w:pStyle w:val="Heading2"/>
      </w:pPr>
      <w:r>
        <w:t>Add Swagger to ASP.NET Core Web API</w:t>
      </w:r>
    </w:p>
    <w:p w:rsidR="006B6531" w:rsidRDefault="006B6531" w:rsidP="006B6531">
      <w:pPr>
        <w:pStyle w:val="NormalWeb"/>
      </w:pPr>
      <w:r>
        <w:t xml:space="preserve">Let’s create an </w:t>
      </w:r>
      <w:hyperlink r:id="rId110" w:history="1">
        <w:r>
          <w:rPr>
            <w:rStyle w:val="Hyperlink"/>
          </w:rPr>
          <w:t>ASP.NET Core</w:t>
        </w:r>
      </w:hyperlink>
      <w:r>
        <w:t xml:space="preserve"> Web API project. The default Web API template comes with a controller named “Values” with some GET, POST, PUT and DELETE method. Once the WEB API project is created, just run the app. You will see the following. There is no UI. There isn’t a list of all API methods and any other detail about them.</w:t>
      </w:r>
    </w:p>
    <w:p w:rsidR="006B6531" w:rsidRDefault="006B6531" w:rsidP="006B6531">
      <w:pPr>
        <w:pStyle w:val="NormalWeb"/>
      </w:pPr>
      <w:r>
        <w:rPr>
          <w:noProof/>
          <w:color w:val="0000FF"/>
        </w:rPr>
        <w:lastRenderedPageBreak/>
        <w:drawing>
          <wp:inline distT="0" distB="0" distL="0" distR="0">
            <wp:extent cx="5895975" cy="4457700"/>
            <wp:effectExtent l="19050" t="0" r="9525" b="0"/>
            <wp:docPr id="96" name="Picture 96" descr="ASP.NET Core Web API without Swagger">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SP.NET Core Web API without Swagger">
                      <a:hlinkClick r:id="rId111"/>
                    </pic:cNvPr>
                    <pic:cNvPicPr>
                      <a:picLocks noChangeAspect="1" noChangeArrowheads="1"/>
                    </pic:cNvPicPr>
                  </pic:nvPicPr>
                  <pic:blipFill>
                    <a:blip r:embed="rId112" cstate="print"/>
                    <a:srcRect/>
                    <a:stretch>
                      <a:fillRect/>
                    </a:stretch>
                  </pic:blipFill>
                  <pic:spPr bwMode="auto">
                    <a:xfrm>
                      <a:off x="0" y="0"/>
                      <a:ext cx="5895975" cy="4457700"/>
                    </a:xfrm>
                    <a:prstGeom prst="rect">
                      <a:avLst/>
                    </a:prstGeom>
                    <a:noFill/>
                    <a:ln w="9525">
                      <a:noFill/>
                      <a:miter lim="800000"/>
                      <a:headEnd/>
                      <a:tailEnd/>
                    </a:ln>
                  </pic:spPr>
                </pic:pic>
              </a:graphicData>
            </a:graphic>
          </wp:inline>
        </w:drawing>
      </w:r>
      <w:r>
        <w:br/>
        <w:t xml:space="preserve">Here, Swagger can be great help. To configure Swagger, we need to add the required nuget package for it. So open </w:t>
      </w:r>
      <w:hyperlink r:id="rId113" w:history="1">
        <w:r>
          <w:rPr>
            <w:rStyle w:val="Hyperlink"/>
          </w:rPr>
          <w:t>project.json</w:t>
        </w:r>
      </w:hyperlink>
      <w:r>
        <w:t xml:space="preserve"> and add the following line under dependencies section and save it. Visual studio will restore the package.</w:t>
      </w:r>
    </w:p>
    <w:p w:rsidR="006B6531" w:rsidRDefault="006B6531" w:rsidP="006B6531">
      <w:hyperlink r:id="rId114" w:history="1">
        <w:r>
          <w:rPr>
            <w:rStyle w:val="Hyperlink"/>
          </w:rPr>
          <w:t>?</w:t>
        </w:r>
      </w:hyperlink>
    </w:p>
    <w:tbl>
      <w:tblPr>
        <w:tblW w:w="0" w:type="auto"/>
        <w:tblCellSpacing w:w="0" w:type="dxa"/>
        <w:tblCellMar>
          <w:left w:w="0" w:type="dxa"/>
          <w:right w:w="0" w:type="dxa"/>
        </w:tblCellMar>
        <w:tblLook w:val="04A0"/>
      </w:tblPr>
      <w:tblGrid>
        <w:gridCol w:w="112"/>
        <w:gridCol w:w="4081"/>
      </w:tblGrid>
      <w:tr w:rsidR="006B6531" w:rsidTr="006B6531">
        <w:trPr>
          <w:tblCellSpacing w:w="0" w:type="dxa"/>
        </w:trPr>
        <w:tc>
          <w:tcPr>
            <w:tcW w:w="0" w:type="auto"/>
            <w:vAlign w:val="center"/>
            <w:hideMark/>
          </w:tcPr>
          <w:p w:rsidR="006B6531" w:rsidRDefault="006B6531" w:rsidP="006B6531">
            <w:r>
              <w:t>1</w:t>
            </w:r>
          </w:p>
          <w:p w:rsidR="006B6531" w:rsidRDefault="006B6531" w:rsidP="006B6531">
            <w:r>
              <w:t>2</w:t>
            </w:r>
          </w:p>
          <w:p w:rsidR="006B6531" w:rsidRDefault="006B6531" w:rsidP="006B6531">
            <w:r>
              <w:t>3</w:t>
            </w:r>
          </w:p>
          <w:p w:rsidR="006B6531" w:rsidRDefault="006B6531" w:rsidP="006B6531">
            <w:r>
              <w:t>4</w:t>
            </w:r>
          </w:p>
          <w:p w:rsidR="006B6531" w:rsidRDefault="006B6531" w:rsidP="006B6531">
            <w:r>
              <w:t>5</w:t>
            </w:r>
          </w:p>
          <w:p w:rsidR="006B6531" w:rsidRDefault="006B6531" w:rsidP="006B6531">
            <w:r>
              <w:t>6</w:t>
            </w:r>
          </w:p>
          <w:p w:rsidR="006B6531" w:rsidRDefault="006B6531" w:rsidP="006B6531">
            <w:pPr>
              <w:rPr>
                <w:sz w:val="24"/>
                <w:szCs w:val="24"/>
              </w:rPr>
            </w:pPr>
            <w:r>
              <w:t>7</w:t>
            </w:r>
          </w:p>
        </w:tc>
        <w:tc>
          <w:tcPr>
            <w:tcW w:w="0" w:type="auto"/>
            <w:vAlign w:val="center"/>
            <w:hideMark/>
          </w:tcPr>
          <w:p w:rsidR="006B6531" w:rsidRDefault="006B6531" w:rsidP="006B6531">
            <w:r>
              <w:rPr>
                <w:rStyle w:val="HTMLCode"/>
                <w:rFonts w:eastAsiaTheme="minorHAnsi"/>
              </w:rPr>
              <w:t>dependencies": {</w:t>
            </w:r>
          </w:p>
          <w:p w:rsidR="006B6531" w:rsidRDefault="006B6531" w:rsidP="006B6531">
            <w:r>
              <w:rPr>
                <w:rStyle w:val="HTMLCode"/>
                <w:rFonts w:eastAsiaTheme="minorHAnsi"/>
              </w:rPr>
              <w:t>    "Microsoft.NETCore.App": {</w:t>
            </w:r>
          </w:p>
          <w:p w:rsidR="006B6531" w:rsidRDefault="006B6531" w:rsidP="006B6531">
            <w:r>
              <w:rPr>
                <w:rStyle w:val="HTMLCode"/>
                <w:rFonts w:eastAsiaTheme="minorHAnsi"/>
              </w:rPr>
              <w:t>      "version": "1.0.0",</w:t>
            </w:r>
          </w:p>
          <w:p w:rsidR="006B6531" w:rsidRDefault="006B6531" w:rsidP="006B6531">
            <w:r>
              <w:rPr>
                <w:rStyle w:val="HTMLCode"/>
                <w:rFonts w:eastAsiaTheme="minorHAnsi"/>
              </w:rPr>
              <w:t>      "type": "platform"</w:t>
            </w:r>
          </w:p>
          <w:p w:rsidR="006B6531" w:rsidRDefault="006B6531" w:rsidP="006B6531">
            <w:r>
              <w:rPr>
                <w:rStyle w:val="HTMLCode"/>
                <w:rFonts w:eastAsiaTheme="minorHAnsi"/>
              </w:rPr>
              <w:t>    },</w:t>
            </w:r>
          </w:p>
          <w:p w:rsidR="006B6531" w:rsidRDefault="006B6531" w:rsidP="006B6531">
            <w:r>
              <w:rPr>
                <w:rStyle w:val="HTMLCode"/>
                <w:rFonts w:eastAsiaTheme="minorHAnsi"/>
              </w:rPr>
              <w:t>    "Swashbuckle": "6.0.0-beta901"</w:t>
            </w:r>
          </w:p>
          <w:p w:rsidR="006B6531" w:rsidRDefault="006B6531" w:rsidP="006B6531">
            <w:pPr>
              <w:rPr>
                <w:sz w:val="24"/>
                <w:szCs w:val="24"/>
              </w:rPr>
            </w:pPr>
            <w:r>
              <w:rPr>
                <w:rStyle w:val="HTMLCode"/>
                <w:rFonts w:eastAsiaTheme="minorHAnsi"/>
              </w:rPr>
              <w:t>  },</w:t>
            </w:r>
          </w:p>
        </w:tc>
      </w:tr>
    </w:tbl>
    <w:p w:rsidR="006B6531" w:rsidRDefault="006B6531" w:rsidP="006B6531">
      <w:pPr>
        <w:pStyle w:val="NormalWeb"/>
      </w:pPr>
      <w:r>
        <w:t>Now open Startup.cs file to add swagger service to middleware.</w:t>
      </w:r>
    </w:p>
    <w:p w:rsidR="006B6531" w:rsidRDefault="006B6531" w:rsidP="006B6531">
      <w:hyperlink r:id="rId115" w:history="1">
        <w:r>
          <w:rPr>
            <w:rStyle w:val="Hyperlink"/>
          </w:rPr>
          <w:t>?</w:t>
        </w:r>
      </w:hyperlink>
    </w:p>
    <w:tbl>
      <w:tblPr>
        <w:tblW w:w="0" w:type="auto"/>
        <w:tblCellSpacing w:w="0" w:type="dxa"/>
        <w:tblCellMar>
          <w:left w:w="0" w:type="dxa"/>
          <w:right w:w="0" w:type="dxa"/>
        </w:tblCellMar>
        <w:tblLook w:val="04A0"/>
      </w:tblPr>
      <w:tblGrid>
        <w:gridCol w:w="112"/>
        <w:gridCol w:w="7202"/>
      </w:tblGrid>
      <w:tr w:rsidR="006B6531" w:rsidTr="006B6531">
        <w:trPr>
          <w:tblCellSpacing w:w="0" w:type="dxa"/>
        </w:trPr>
        <w:tc>
          <w:tcPr>
            <w:tcW w:w="0" w:type="auto"/>
            <w:vAlign w:val="center"/>
            <w:hideMark/>
          </w:tcPr>
          <w:p w:rsidR="006B6531" w:rsidRDefault="006B6531" w:rsidP="006B6531">
            <w:r>
              <w:lastRenderedPageBreak/>
              <w:t>1</w:t>
            </w:r>
          </w:p>
          <w:p w:rsidR="006B6531" w:rsidRDefault="006B6531" w:rsidP="006B6531">
            <w:r>
              <w:t>2</w:t>
            </w:r>
          </w:p>
          <w:p w:rsidR="006B6531" w:rsidRDefault="006B6531" w:rsidP="006B6531">
            <w:r>
              <w:t>3</w:t>
            </w:r>
          </w:p>
          <w:p w:rsidR="006B6531" w:rsidRDefault="006B6531" w:rsidP="006B6531">
            <w:r>
              <w:t>4</w:t>
            </w:r>
          </w:p>
          <w:p w:rsidR="006B6531" w:rsidRDefault="006B6531" w:rsidP="006B6531">
            <w:r>
              <w:t>5</w:t>
            </w:r>
          </w:p>
          <w:p w:rsidR="006B6531" w:rsidRDefault="006B6531" w:rsidP="006B6531">
            <w:r>
              <w:t>6</w:t>
            </w:r>
          </w:p>
          <w:p w:rsidR="006B6531" w:rsidRDefault="006B6531" w:rsidP="006B6531">
            <w:pPr>
              <w:rPr>
                <w:sz w:val="24"/>
                <w:szCs w:val="24"/>
              </w:rPr>
            </w:pPr>
            <w:r>
              <w:t>7</w:t>
            </w:r>
          </w:p>
        </w:tc>
        <w:tc>
          <w:tcPr>
            <w:tcW w:w="0" w:type="auto"/>
            <w:vAlign w:val="center"/>
            <w:hideMark/>
          </w:tcPr>
          <w:p w:rsidR="006B6531" w:rsidRDefault="006B6531" w:rsidP="006B6531">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ConfigureServices(IServiceCollection services)</w:t>
            </w:r>
          </w:p>
          <w:p w:rsidR="006B6531" w:rsidRDefault="006B6531" w:rsidP="006B6531">
            <w:r>
              <w:rPr>
                <w:rStyle w:val="HTMLCode"/>
                <w:rFonts w:eastAsiaTheme="minorHAnsi"/>
              </w:rPr>
              <w:t>{</w:t>
            </w:r>
          </w:p>
          <w:p w:rsidR="006B6531" w:rsidRDefault="006B6531" w:rsidP="006B6531">
            <w:r>
              <w:rPr>
                <w:rStyle w:val="HTMLCode"/>
                <w:rFonts w:eastAsiaTheme="minorHAnsi"/>
              </w:rPr>
              <w:t>    // Add framework services.</w:t>
            </w:r>
          </w:p>
          <w:p w:rsidR="006B6531" w:rsidRDefault="006B6531" w:rsidP="006B6531">
            <w:r>
              <w:rPr>
                <w:rStyle w:val="HTMLCode"/>
                <w:rFonts w:eastAsiaTheme="minorHAnsi"/>
              </w:rPr>
              <w:t>    services.AddApplicationInsightsTelemetry(Configuration);</w:t>
            </w:r>
          </w:p>
          <w:p w:rsidR="006B6531" w:rsidRDefault="006B6531" w:rsidP="006B6531">
            <w:r>
              <w:rPr>
                <w:rStyle w:val="HTMLCode"/>
                <w:rFonts w:eastAsiaTheme="minorHAnsi"/>
              </w:rPr>
              <w:t>    services.AddMvc();</w:t>
            </w:r>
          </w:p>
          <w:p w:rsidR="006B6531" w:rsidRDefault="006B6531" w:rsidP="006B6531">
            <w:r>
              <w:rPr>
                <w:rStyle w:val="HTMLCode"/>
                <w:rFonts w:eastAsiaTheme="minorHAnsi"/>
              </w:rPr>
              <w:t>    services.AddSwaggerGen();</w:t>
            </w:r>
          </w:p>
          <w:p w:rsidR="006B6531" w:rsidRDefault="006B6531" w:rsidP="006B6531">
            <w:pPr>
              <w:rPr>
                <w:sz w:val="24"/>
                <w:szCs w:val="24"/>
              </w:rPr>
            </w:pPr>
            <w:r>
              <w:rPr>
                <w:rStyle w:val="HTMLCode"/>
                <w:rFonts w:eastAsiaTheme="minorHAnsi"/>
              </w:rPr>
              <w:t>}</w:t>
            </w:r>
          </w:p>
        </w:tc>
      </w:tr>
    </w:tbl>
    <w:p w:rsidR="006B6531" w:rsidRDefault="006B6531" w:rsidP="006B6531">
      <w:pPr>
        <w:pStyle w:val="NormalWeb"/>
      </w:pPr>
      <w:r>
        <w:t xml:space="preserve">And also add the highlighted lines code in </w:t>
      </w:r>
      <w:r>
        <w:rPr>
          <w:rStyle w:val="HTMLCode"/>
        </w:rPr>
        <w:t>Configure</w:t>
      </w:r>
      <w:r>
        <w:t xml:space="preserve"> method.</w:t>
      </w:r>
    </w:p>
    <w:p w:rsidR="006B6531" w:rsidRDefault="006B6531" w:rsidP="006B6531">
      <w:hyperlink r:id="rId116" w:history="1">
        <w:r>
          <w:rPr>
            <w:rStyle w:val="Hyperlink"/>
          </w:rPr>
          <w:t>?</w:t>
        </w:r>
      </w:hyperlink>
    </w:p>
    <w:tbl>
      <w:tblPr>
        <w:tblW w:w="0" w:type="auto"/>
        <w:tblCellSpacing w:w="0" w:type="dxa"/>
        <w:tblCellMar>
          <w:left w:w="0" w:type="dxa"/>
          <w:right w:w="0" w:type="dxa"/>
        </w:tblCellMar>
        <w:tblLook w:val="04A0"/>
      </w:tblPr>
      <w:tblGrid>
        <w:gridCol w:w="224"/>
        <w:gridCol w:w="8802"/>
      </w:tblGrid>
      <w:tr w:rsidR="006B6531" w:rsidTr="006B6531">
        <w:trPr>
          <w:tblCellSpacing w:w="0" w:type="dxa"/>
        </w:trPr>
        <w:tc>
          <w:tcPr>
            <w:tcW w:w="0" w:type="auto"/>
            <w:vAlign w:val="center"/>
            <w:hideMark/>
          </w:tcPr>
          <w:p w:rsidR="006B6531" w:rsidRDefault="006B6531" w:rsidP="006B6531">
            <w:r>
              <w:t>1</w:t>
            </w:r>
          </w:p>
          <w:p w:rsidR="006B6531" w:rsidRDefault="006B6531" w:rsidP="006B6531">
            <w:r>
              <w:t>2</w:t>
            </w:r>
          </w:p>
          <w:p w:rsidR="006B6531" w:rsidRDefault="006B6531" w:rsidP="006B6531">
            <w:r>
              <w:t>3</w:t>
            </w:r>
          </w:p>
          <w:p w:rsidR="006B6531" w:rsidRDefault="006B6531" w:rsidP="006B6531">
            <w:r>
              <w:t>4</w:t>
            </w:r>
          </w:p>
          <w:p w:rsidR="006B6531" w:rsidRDefault="006B6531" w:rsidP="006B6531">
            <w:r>
              <w:t>5</w:t>
            </w:r>
          </w:p>
          <w:p w:rsidR="006B6531" w:rsidRDefault="006B6531" w:rsidP="006B6531">
            <w:r>
              <w:t>6</w:t>
            </w:r>
          </w:p>
          <w:p w:rsidR="006B6531" w:rsidRDefault="006B6531" w:rsidP="006B6531">
            <w:r>
              <w:t>7</w:t>
            </w:r>
          </w:p>
          <w:p w:rsidR="006B6531" w:rsidRDefault="006B6531" w:rsidP="006B6531">
            <w:r>
              <w:t>8</w:t>
            </w:r>
          </w:p>
          <w:p w:rsidR="006B6531" w:rsidRDefault="006B6531" w:rsidP="006B6531">
            <w:r>
              <w:t>9</w:t>
            </w:r>
          </w:p>
          <w:p w:rsidR="006B6531" w:rsidRDefault="006B6531" w:rsidP="006B6531">
            <w:r>
              <w:t>10</w:t>
            </w:r>
          </w:p>
          <w:p w:rsidR="006B6531" w:rsidRDefault="006B6531" w:rsidP="006B6531">
            <w:r>
              <w:t>11</w:t>
            </w:r>
          </w:p>
          <w:p w:rsidR="006B6531" w:rsidRDefault="006B6531" w:rsidP="006B6531">
            <w:pPr>
              <w:rPr>
                <w:sz w:val="24"/>
                <w:szCs w:val="24"/>
              </w:rPr>
            </w:pPr>
            <w:r>
              <w:t>12</w:t>
            </w:r>
          </w:p>
        </w:tc>
        <w:tc>
          <w:tcPr>
            <w:tcW w:w="0" w:type="auto"/>
            <w:vAlign w:val="center"/>
            <w:hideMark/>
          </w:tcPr>
          <w:p w:rsidR="006B6531" w:rsidRDefault="006B6531" w:rsidP="006B6531">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Configure(IApplicationBuilder app, IHostingEnvironment env, ILoggerFactory loggerFactory)</w:t>
            </w:r>
          </w:p>
          <w:p w:rsidR="006B6531" w:rsidRDefault="006B6531" w:rsidP="006B6531">
            <w:r>
              <w:rPr>
                <w:rStyle w:val="HTMLCode"/>
                <w:rFonts w:eastAsiaTheme="minorHAnsi"/>
              </w:rPr>
              <w:t>{</w:t>
            </w:r>
          </w:p>
          <w:p w:rsidR="006B6531" w:rsidRDefault="006B6531" w:rsidP="006B6531">
            <w:r>
              <w:rPr>
                <w:rStyle w:val="HTMLCode"/>
                <w:rFonts w:eastAsiaTheme="minorHAnsi"/>
              </w:rPr>
              <w:t>    loggerFactory.AddConsole(Configuration.GetSection("Logging"));</w:t>
            </w:r>
          </w:p>
          <w:p w:rsidR="006B6531" w:rsidRDefault="006B6531" w:rsidP="006B6531">
            <w:r>
              <w:rPr>
                <w:rStyle w:val="HTMLCode"/>
                <w:rFonts w:eastAsiaTheme="minorHAnsi"/>
              </w:rPr>
              <w:t>    loggerFactory.AddDebug();</w:t>
            </w:r>
          </w:p>
          <w:p w:rsidR="006B6531" w:rsidRDefault="006B6531" w:rsidP="006B6531">
            <w:r>
              <w:t> </w:t>
            </w:r>
          </w:p>
          <w:p w:rsidR="006B6531" w:rsidRDefault="006B6531" w:rsidP="006B6531">
            <w:r>
              <w:rPr>
                <w:rStyle w:val="HTMLCode"/>
                <w:rFonts w:eastAsiaTheme="minorHAnsi"/>
              </w:rPr>
              <w:t>    app.UseApplicationInsightsRequestTelemetry();</w:t>
            </w:r>
          </w:p>
          <w:p w:rsidR="006B6531" w:rsidRDefault="006B6531" w:rsidP="006B6531">
            <w:r>
              <w:rPr>
                <w:rStyle w:val="HTMLCode"/>
                <w:rFonts w:eastAsiaTheme="minorHAnsi"/>
              </w:rPr>
              <w:t>    app.UseApplicationInsightsExceptionTelemetry();</w:t>
            </w:r>
          </w:p>
          <w:p w:rsidR="006B6531" w:rsidRDefault="006B6531" w:rsidP="006B6531">
            <w:r>
              <w:t> </w:t>
            </w:r>
          </w:p>
          <w:p w:rsidR="006B6531" w:rsidRDefault="006B6531" w:rsidP="006B6531">
            <w:r>
              <w:rPr>
                <w:rStyle w:val="HTMLCode"/>
                <w:rFonts w:eastAsiaTheme="minorHAnsi"/>
              </w:rPr>
              <w:t>    app.UseMvc();</w:t>
            </w:r>
          </w:p>
          <w:p w:rsidR="006B6531" w:rsidRDefault="006B6531" w:rsidP="006B6531">
            <w:r>
              <w:rPr>
                <w:rStyle w:val="HTMLCode"/>
                <w:rFonts w:eastAsiaTheme="minorHAnsi"/>
              </w:rPr>
              <w:t>    app.UseSwagger();</w:t>
            </w:r>
          </w:p>
          <w:p w:rsidR="006B6531" w:rsidRDefault="006B6531" w:rsidP="006B6531">
            <w:r>
              <w:rPr>
                <w:rStyle w:val="HTMLCode"/>
                <w:rFonts w:eastAsiaTheme="minorHAnsi"/>
              </w:rPr>
              <w:t>    app.UseSwaggerUi();</w:t>
            </w:r>
          </w:p>
          <w:p w:rsidR="006B6531" w:rsidRDefault="006B6531" w:rsidP="006B6531">
            <w:pPr>
              <w:rPr>
                <w:sz w:val="24"/>
                <w:szCs w:val="24"/>
              </w:rPr>
            </w:pPr>
            <w:r>
              <w:rPr>
                <w:rStyle w:val="HTMLCode"/>
                <w:rFonts w:eastAsiaTheme="minorHAnsi"/>
              </w:rPr>
              <w:t>}</w:t>
            </w:r>
          </w:p>
        </w:tc>
      </w:tr>
    </w:tbl>
    <w:p w:rsidR="006B6531" w:rsidRDefault="006B6531" w:rsidP="006B6531">
      <w:pPr>
        <w:pStyle w:val="NormalWeb"/>
      </w:pPr>
      <w:r>
        <w:t xml:space="preserve">Now run the app and guess what still no swagger UI . Well to see swagger UI, append </w:t>
      </w:r>
      <w:r>
        <w:rPr>
          <w:rStyle w:val="Strong"/>
        </w:rPr>
        <w:t>/swagger/ui</w:t>
      </w:r>
      <w:r>
        <w:t xml:space="preserve"> to the Web API URL. For example, if you are running on localhost, then URL should be,</w:t>
      </w:r>
      <w:r>
        <w:br/>
      </w:r>
      <w:r>
        <w:rPr>
          <w:rStyle w:val="Strong"/>
        </w:rPr>
        <w:t>http://localhost:61820/swagger/ui/</w:t>
      </w:r>
    </w:p>
    <w:p w:rsidR="006B6531" w:rsidRDefault="006B6531" w:rsidP="006B6531">
      <w:pPr>
        <w:pStyle w:val="Heading3"/>
      </w:pPr>
      <w:r>
        <w:lastRenderedPageBreak/>
        <w:t>Set Swagger URL as launch URL</w:t>
      </w:r>
    </w:p>
    <w:p w:rsidR="006B6531" w:rsidRDefault="006B6531" w:rsidP="006B6531">
      <w:pPr>
        <w:pStyle w:val="NormalWeb"/>
      </w:pPr>
      <w:r>
        <w:t xml:space="preserve">But every time, appending </w:t>
      </w:r>
      <w:r>
        <w:rPr>
          <w:rStyle w:val="Strong"/>
        </w:rPr>
        <w:t>/swagger/ui</w:t>
      </w:r>
      <w:r>
        <w:t xml:space="preserve"> to URL is pain. This can be fixed and swagger URL can be set as application’s </w:t>
      </w:r>
      <w:r>
        <w:rPr>
          <w:rStyle w:val="Strong"/>
        </w:rPr>
        <w:t>launch URL</w:t>
      </w:r>
      <w:r>
        <w:t>. To set it, right-click on Project -&gt; select properties -&gt; navigate to debug tab. On debug tab, change Launch URL value to “swagger/ui”.</w:t>
      </w:r>
    </w:p>
    <w:p w:rsidR="006B6531" w:rsidRDefault="006B6531" w:rsidP="006B6531">
      <w:pPr>
        <w:pStyle w:val="NormalWeb"/>
      </w:pPr>
      <w:r>
        <w:rPr>
          <w:noProof/>
          <w:color w:val="0000FF"/>
        </w:rPr>
        <w:drawing>
          <wp:inline distT="0" distB="0" distL="0" distR="0">
            <wp:extent cx="8248650" cy="5619750"/>
            <wp:effectExtent l="19050" t="0" r="0" b="0"/>
            <wp:docPr id="97" name="Picture 97" descr="Setting Swagger URL as Launch URL">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etting Swagger URL as Launch URL">
                      <a:hlinkClick r:id="rId117"/>
                    </pic:cNvPr>
                    <pic:cNvPicPr>
                      <a:picLocks noChangeAspect="1" noChangeArrowheads="1"/>
                    </pic:cNvPicPr>
                  </pic:nvPicPr>
                  <pic:blipFill>
                    <a:blip r:embed="rId118" cstate="print"/>
                    <a:srcRect/>
                    <a:stretch>
                      <a:fillRect/>
                    </a:stretch>
                  </pic:blipFill>
                  <pic:spPr bwMode="auto">
                    <a:xfrm>
                      <a:off x="0" y="0"/>
                      <a:ext cx="8248650" cy="5619750"/>
                    </a:xfrm>
                    <a:prstGeom prst="rect">
                      <a:avLst/>
                    </a:prstGeom>
                    <a:noFill/>
                    <a:ln w="9525">
                      <a:noFill/>
                      <a:miter lim="800000"/>
                      <a:headEnd/>
                      <a:tailEnd/>
                    </a:ln>
                  </pic:spPr>
                </pic:pic>
              </a:graphicData>
            </a:graphic>
          </wp:inline>
        </w:drawing>
      </w:r>
    </w:p>
    <w:p w:rsidR="006B6531" w:rsidRDefault="006B6531" w:rsidP="006B6531">
      <w:pPr>
        <w:pStyle w:val="NormalWeb"/>
      </w:pPr>
      <w:r>
        <w:t>When you run the app with Swagger URL, you should see following.</w:t>
      </w:r>
    </w:p>
    <w:p w:rsidR="006B6531" w:rsidRDefault="006B6531" w:rsidP="006B6531">
      <w:pPr>
        <w:pStyle w:val="NormalWeb"/>
      </w:pPr>
      <w:r>
        <w:rPr>
          <w:noProof/>
          <w:color w:val="0000FF"/>
        </w:rPr>
        <w:lastRenderedPageBreak/>
        <w:drawing>
          <wp:inline distT="0" distB="0" distL="0" distR="0">
            <wp:extent cx="10201275" cy="6029325"/>
            <wp:effectExtent l="19050" t="0" r="9525" b="0"/>
            <wp:docPr id="98" name="Picture 98" descr="ASP.NET Core Web API with Swagger">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SP.NET Core Web API with Swagger">
                      <a:hlinkClick r:id="rId119"/>
                    </pic:cNvPr>
                    <pic:cNvPicPr>
                      <a:picLocks noChangeAspect="1" noChangeArrowheads="1"/>
                    </pic:cNvPicPr>
                  </pic:nvPicPr>
                  <pic:blipFill>
                    <a:blip r:embed="rId120" cstate="print"/>
                    <a:srcRect/>
                    <a:stretch>
                      <a:fillRect/>
                    </a:stretch>
                  </pic:blipFill>
                  <pic:spPr bwMode="auto">
                    <a:xfrm>
                      <a:off x="0" y="0"/>
                      <a:ext cx="10201275" cy="6029325"/>
                    </a:xfrm>
                    <a:prstGeom prst="rect">
                      <a:avLst/>
                    </a:prstGeom>
                    <a:noFill/>
                    <a:ln w="9525">
                      <a:noFill/>
                      <a:miter lim="800000"/>
                      <a:headEnd/>
                      <a:tailEnd/>
                    </a:ln>
                  </pic:spPr>
                </pic:pic>
              </a:graphicData>
            </a:graphic>
          </wp:inline>
        </w:drawing>
      </w:r>
      <w:r>
        <w:br/>
        <w:t>Here you can see Values controller with all the API methods along with HTTP verb settings. And different colors are used for different verbs to easily identify actions. Clicking on any method will give you details about accepted parameters, return type and allows you to test the method.</w:t>
      </w:r>
    </w:p>
    <w:p w:rsidR="006B6531" w:rsidRDefault="006B6531" w:rsidP="006B6531">
      <w:pPr>
        <w:pStyle w:val="NormalWeb"/>
      </w:pPr>
      <w:r>
        <w:t>We achieved this with minimal configuration and without any customization. Swagger can be customized to include your own API description, show method’s XML comments, show enum values as string and many more. Let’s do some customization.</w:t>
      </w:r>
    </w:p>
    <w:p w:rsidR="006B6531" w:rsidRDefault="006B6531" w:rsidP="006B6531">
      <w:pPr>
        <w:pStyle w:val="Heading3"/>
      </w:pPr>
      <w:r>
        <w:t>Add API Description</w:t>
      </w:r>
    </w:p>
    <w:p w:rsidR="006B6531" w:rsidRDefault="006B6531" w:rsidP="006B6531">
      <w:pPr>
        <w:pStyle w:val="NormalWeb"/>
      </w:pPr>
      <w:r>
        <w:t xml:space="preserve">To add your own description, add the following highlight code to </w:t>
      </w:r>
      <w:r>
        <w:rPr>
          <w:rStyle w:val="HTMLCode"/>
        </w:rPr>
        <w:t>ConfigureServices</w:t>
      </w:r>
      <w:r>
        <w:t xml:space="preserve"> method of Startup.cs. You can add version number, title, description, author details and any terms to use the API.</w:t>
      </w:r>
    </w:p>
    <w:p w:rsidR="006B6531" w:rsidRDefault="006B6531" w:rsidP="006B6531">
      <w:hyperlink r:id="rId121" w:history="1">
        <w:r>
          <w:rPr>
            <w:rStyle w:val="Hyperlink"/>
          </w:rPr>
          <w:t>?</w:t>
        </w:r>
      </w:hyperlink>
    </w:p>
    <w:tbl>
      <w:tblPr>
        <w:tblW w:w="0" w:type="auto"/>
        <w:tblCellSpacing w:w="0" w:type="dxa"/>
        <w:tblCellMar>
          <w:left w:w="0" w:type="dxa"/>
          <w:right w:w="0" w:type="dxa"/>
        </w:tblCellMar>
        <w:tblLook w:val="04A0"/>
      </w:tblPr>
      <w:tblGrid>
        <w:gridCol w:w="224"/>
        <w:gridCol w:w="8802"/>
      </w:tblGrid>
      <w:tr w:rsidR="006B6531" w:rsidTr="006B6531">
        <w:trPr>
          <w:tblCellSpacing w:w="0" w:type="dxa"/>
        </w:trPr>
        <w:tc>
          <w:tcPr>
            <w:tcW w:w="0" w:type="auto"/>
            <w:vAlign w:val="center"/>
            <w:hideMark/>
          </w:tcPr>
          <w:p w:rsidR="006B6531" w:rsidRDefault="006B6531" w:rsidP="006B6531">
            <w:r>
              <w:t>1</w:t>
            </w:r>
          </w:p>
          <w:p w:rsidR="006B6531" w:rsidRDefault="006B6531" w:rsidP="006B6531">
            <w:r>
              <w:t>2</w:t>
            </w:r>
          </w:p>
          <w:p w:rsidR="006B6531" w:rsidRDefault="006B6531" w:rsidP="006B6531">
            <w:r>
              <w:t>3</w:t>
            </w:r>
          </w:p>
          <w:p w:rsidR="006B6531" w:rsidRDefault="006B6531" w:rsidP="006B6531">
            <w:r>
              <w:t>4</w:t>
            </w:r>
          </w:p>
          <w:p w:rsidR="006B6531" w:rsidRDefault="006B6531" w:rsidP="006B6531">
            <w:r>
              <w:t>5</w:t>
            </w:r>
          </w:p>
          <w:p w:rsidR="006B6531" w:rsidRDefault="006B6531" w:rsidP="006B6531">
            <w:r>
              <w:t>6</w:t>
            </w:r>
          </w:p>
          <w:p w:rsidR="006B6531" w:rsidRDefault="006B6531" w:rsidP="006B6531">
            <w:r>
              <w:t>7</w:t>
            </w:r>
          </w:p>
          <w:p w:rsidR="006B6531" w:rsidRDefault="006B6531" w:rsidP="006B6531">
            <w:r>
              <w:t>8</w:t>
            </w:r>
          </w:p>
          <w:p w:rsidR="006B6531" w:rsidRDefault="006B6531" w:rsidP="006B6531">
            <w:r>
              <w:t>9</w:t>
            </w:r>
          </w:p>
          <w:p w:rsidR="006B6531" w:rsidRDefault="006B6531" w:rsidP="006B6531">
            <w:r>
              <w:t>10</w:t>
            </w:r>
          </w:p>
          <w:p w:rsidR="006B6531" w:rsidRDefault="006B6531" w:rsidP="006B6531">
            <w:r>
              <w:t>11</w:t>
            </w:r>
          </w:p>
          <w:p w:rsidR="006B6531" w:rsidRDefault="006B6531" w:rsidP="006B6531">
            <w:r>
              <w:t>12</w:t>
            </w:r>
          </w:p>
          <w:p w:rsidR="006B6531" w:rsidRDefault="006B6531" w:rsidP="006B6531">
            <w:r>
              <w:t>13</w:t>
            </w:r>
          </w:p>
          <w:p w:rsidR="006B6531" w:rsidRDefault="006B6531" w:rsidP="006B6531">
            <w:r>
              <w:t>14</w:t>
            </w:r>
          </w:p>
          <w:p w:rsidR="006B6531" w:rsidRDefault="006B6531" w:rsidP="006B6531">
            <w:r>
              <w:t>15</w:t>
            </w:r>
          </w:p>
          <w:p w:rsidR="006B6531" w:rsidRDefault="006B6531" w:rsidP="006B6531">
            <w:r>
              <w:t>16</w:t>
            </w:r>
          </w:p>
          <w:p w:rsidR="006B6531" w:rsidRDefault="006B6531" w:rsidP="006B6531">
            <w:r>
              <w:t>17</w:t>
            </w:r>
          </w:p>
          <w:p w:rsidR="006B6531" w:rsidRDefault="006B6531" w:rsidP="006B6531">
            <w:pPr>
              <w:rPr>
                <w:sz w:val="24"/>
                <w:szCs w:val="24"/>
              </w:rPr>
            </w:pPr>
            <w:r>
              <w:t>18</w:t>
            </w:r>
          </w:p>
        </w:tc>
        <w:tc>
          <w:tcPr>
            <w:tcW w:w="0" w:type="auto"/>
            <w:vAlign w:val="center"/>
            <w:hideMark/>
          </w:tcPr>
          <w:p w:rsidR="006B6531" w:rsidRDefault="006B6531" w:rsidP="006B6531">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ConfigureServices(IServiceCollection services)</w:t>
            </w:r>
          </w:p>
          <w:p w:rsidR="006B6531" w:rsidRDefault="006B6531" w:rsidP="006B6531">
            <w:r>
              <w:rPr>
                <w:rStyle w:val="HTMLCode"/>
                <w:rFonts w:eastAsiaTheme="minorHAnsi"/>
              </w:rPr>
              <w:t>{</w:t>
            </w:r>
          </w:p>
          <w:p w:rsidR="006B6531" w:rsidRDefault="006B6531" w:rsidP="006B6531">
            <w:r>
              <w:rPr>
                <w:rStyle w:val="HTMLCode"/>
                <w:rFonts w:eastAsiaTheme="minorHAnsi"/>
              </w:rPr>
              <w:t>    // Add framework services.</w:t>
            </w:r>
          </w:p>
          <w:p w:rsidR="006B6531" w:rsidRDefault="006B6531" w:rsidP="006B6531">
            <w:r>
              <w:rPr>
                <w:rStyle w:val="HTMLCode"/>
                <w:rFonts w:eastAsiaTheme="minorHAnsi"/>
              </w:rPr>
              <w:t>    services.AddApplicationInsightsTelemetry(Configuration);</w:t>
            </w:r>
          </w:p>
          <w:p w:rsidR="006B6531" w:rsidRDefault="006B6531" w:rsidP="006B6531">
            <w:r>
              <w:rPr>
                <w:rStyle w:val="HTMLCode"/>
                <w:rFonts w:eastAsiaTheme="minorHAnsi"/>
              </w:rPr>
              <w:t>    services.AddMvc();</w:t>
            </w:r>
          </w:p>
          <w:p w:rsidR="006B6531" w:rsidRDefault="006B6531" w:rsidP="006B6531">
            <w:r>
              <w:rPr>
                <w:rStyle w:val="HTMLCode"/>
                <w:rFonts w:eastAsiaTheme="minorHAnsi"/>
              </w:rPr>
              <w:t>    services.AddSwaggerGen();</w:t>
            </w:r>
          </w:p>
          <w:p w:rsidR="006B6531" w:rsidRDefault="006B6531" w:rsidP="006B6531">
            <w:r>
              <w:rPr>
                <w:rStyle w:val="HTMLCode"/>
                <w:rFonts w:eastAsiaTheme="minorHAnsi"/>
              </w:rPr>
              <w:t>    services.ConfigureSwaggerGen(options =&gt;</w:t>
            </w:r>
          </w:p>
          <w:p w:rsidR="006B6531" w:rsidRDefault="006B6531" w:rsidP="006B6531">
            <w:r>
              <w:rPr>
                <w:rStyle w:val="HTMLCode"/>
                <w:rFonts w:eastAsiaTheme="minorHAnsi"/>
              </w:rPr>
              <w:t>    {</w:t>
            </w:r>
          </w:p>
          <w:p w:rsidR="006B6531" w:rsidRDefault="006B6531" w:rsidP="006B6531">
            <w:r>
              <w:rPr>
                <w:rStyle w:val="HTMLCode"/>
                <w:rFonts w:eastAsiaTheme="minorHAnsi"/>
              </w:rPr>
              <w:t>        options.SingleApiVersion(new</w:t>
            </w:r>
            <w:r>
              <w:t xml:space="preserve"> </w:t>
            </w:r>
            <w:r>
              <w:rPr>
                <w:rStyle w:val="HTMLCode"/>
                <w:rFonts w:eastAsiaTheme="minorHAnsi"/>
              </w:rPr>
              <w:t>Info</w:t>
            </w:r>
          </w:p>
          <w:p w:rsidR="006B6531" w:rsidRDefault="006B6531" w:rsidP="006B6531">
            <w:r>
              <w:rPr>
                <w:rStyle w:val="HTMLCode"/>
                <w:rFonts w:eastAsiaTheme="minorHAnsi"/>
              </w:rPr>
              <w:t>        {</w:t>
            </w:r>
          </w:p>
          <w:p w:rsidR="006B6531" w:rsidRDefault="006B6531" w:rsidP="006B6531">
            <w:r>
              <w:rPr>
                <w:rStyle w:val="HTMLCode"/>
                <w:rFonts w:eastAsiaTheme="minorHAnsi"/>
              </w:rPr>
              <w:t>            Version = "v1",</w:t>
            </w:r>
          </w:p>
          <w:p w:rsidR="006B6531" w:rsidRDefault="006B6531" w:rsidP="006B6531">
            <w:r>
              <w:rPr>
                <w:rStyle w:val="HTMLCode"/>
                <w:rFonts w:eastAsiaTheme="minorHAnsi"/>
              </w:rPr>
              <w:t>            Title = "My API",</w:t>
            </w:r>
          </w:p>
          <w:p w:rsidR="006B6531" w:rsidRDefault="006B6531" w:rsidP="006B6531">
            <w:r>
              <w:rPr>
                <w:rStyle w:val="HTMLCode"/>
                <w:rFonts w:eastAsiaTheme="minorHAnsi"/>
              </w:rPr>
              <w:t>            Description = "My First ASP.NET Core Web API",</w:t>
            </w:r>
          </w:p>
          <w:p w:rsidR="006B6531" w:rsidRDefault="006B6531" w:rsidP="006B6531">
            <w:r>
              <w:rPr>
                <w:rStyle w:val="HTMLCode"/>
                <w:rFonts w:eastAsiaTheme="minorHAnsi"/>
              </w:rPr>
              <w:t>            TermsOfService = "None",</w:t>
            </w:r>
          </w:p>
          <w:p w:rsidR="006B6531" w:rsidRDefault="006B6531" w:rsidP="006B6531">
            <w:r>
              <w:rPr>
                <w:rStyle w:val="HTMLCode"/>
                <w:rFonts w:eastAsiaTheme="minorHAnsi"/>
              </w:rPr>
              <w:t>            Contact = new</w:t>
            </w:r>
            <w:r>
              <w:t xml:space="preserve"> </w:t>
            </w:r>
            <w:r>
              <w:rPr>
                <w:rStyle w:val="HTMLCode"/>
                <w:rFonts w:eastAsiaTheme="minorHAnsi"/>
              </w:rPr>
              <w:t>Contact() { Name = "Talking Dotnet", Email = "contact@talkingdotnet.com", Url = "www.talkingdotnet.com"</w:t>
            </w:r>
            <w:r>
              <w:t xml:space="preserve"> </w:t>
            </w:r>
            <w:r>
              <w:rPr>
                <w:rStyle w:val="HTMLCode"/>
                <w:rFonts w:eastAsiaTheme="minorHAnsi"/>
              </w:rPr>
              <w:t>}</w:t>
            </w:r>
          </w:p>
          <w:p w:rsidR="006B6531" w:rsidRDefault="006B6531" w:rsidP="006B6531">
            <w:r>
              <w:rPr>
                <w:rStyle w:val="HTMLCode"/>
                <w:rFonts w:eastAsiaTheme="minorHAnsi"/>
              </w:rPr>
              <w:t>        });</w:t>
            </w:r>
          </w:p>
          <w:p w:rsidR="006B6531" w:rsidRDefault="006B6531" w:rsidP="006B6531">
            <w:r>
              <w:rPr>
                <w:rStyle w:val="HTMLCode"/>
                <w:rFonts w:eastAsiaTheme="minorHAnsi"/>
              </w:rPr>
              <w:t>    });</w:t>
            </w:r>
          </w:p>
          <w:p w:rsidR="006B6531" w:rsidRDefault="006B6531" w:rsidP="006B6531">
            <w:pPr>
              <w:rPr>
                <w:sz w:val="24"/>
                <w:szCs w:val="24"/>
              </w:rPr>
            </w:pPr>
            <w:r>
              <w:rPr>
                <w:rStyle w:val="HTMLCode"/>
                <w:rFonts w:eastAsiaTheme="minorHAnsi"/>
              </w:rPr>
              <w:t>}</w:t>
            </w:r>
          </w:p>
        </w:tc>
      </w:tr>
    </w:tbl>
    <w:p w:rsidR="006B6531" w:rsidRDefault="006B6531" w:rsidP="006B6531">
      <w:pPr>
        <w:pStyle w:val="NormalWeb"/>
      </w:pPr>
      <w:r>
        <w:t>Run the app and you should see the description on top as highlighted in below image.</w:t>
      </w:r>
    </w:p>
    <w:p w:rsidR="006B6531" w:rsidRDefault="006B6531" w:rsidP="006B6531">
      <w:pPr>
        <w:pStyle w:val="NormalWeb"/>
      </w:pPr>
      <w:r>
        <w:rPr>
          <w:noProof/>
          <w:color w:val="0000FF"/>
        </w:rPr>
        <w:lastRenderedPageBreak/>
        <w:drawing>
          <wp:inline distT="0" distB="0" distL="0" distR="0">
            <wp:extent cx="10201275" cy="6029325"/>
            <wp:effectExtent l="19050" t="0" r="9525" b="0"/>
            <wp:docPr id="99" name="Picture 99" descr="WebAPI with customized swagger description">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WebAPI with customized swagger description">
                      <a:hlinkClick r:id="rId122"/>
                    </pic:cNvPr>
                    <pic:cNvPicPr>
                      <a:picLocks noChangeAspect="1" noChangeArrowheads="1"/>
                    </pic:cNvPicPr>
                  </pic:nvPicPr>
                  <pic:blipFill>
                    <a:blip r:embed="rId123" cstate="print"/>
                    <a:srcRect/>
                    <a:stretch>
                      <a:fillRect/>
                    </a:stretch>
                  </pic:blipFill>
                  <pic:spPr bwMode="auto">
                    <a:xfrm>
                      <a:off x="0" y="0"/>
                      <a:ext cx="10201275" cy="6029325"/>
                    </a:xfrm>
                    <a:prstGeom prst="rect">
                      <a:avLst/>
                    </a:prstGeom>
                    <a:noFill/>
                    <a:ln w="9525">
                      <a:noFill/>
                      <a:miter lim="800000"/>
                      <a:headEnd/>
                      <a:tailEnd/>
                    </a:ln>
                  </pic:spPr>
                </pic:pic>
              </a:graphicData>
            </a:graphic>
          </wp:inline>
        </w:drawing>
      </w:r>
    </w:p>
    <w:p w:rsidR="006B6531" w:rsidRDefault="006B6531" w:rsidP="006B6531">
      <w:pPr>
        <w:pStyle w:val="Heading3"/>
      </w:pPr>
      <w:r>
        <w:t>Add action’s XML Comments</w:t>
      </w:r>
    </w:p>
    <w:p w:rsidR="006B6531" w:rsidRDefault="006B6531" w:rsidP="006B6531">
      <w:pPr>
        <w:pStyle w:val="NormalWeb"/>
      </w:pPr>
      <w:r>
        <w:t>By default, swagger does not use XML comments which we put on top of actions. But there is an option to display them with Swagger UI. First, we need to enable a setting in our project so that when the project is built, all the XML comments get saved in a XML file and then swagger can use it to display the comments.</w:t>
      </w:r>
    </w:p>
    <w:p w:rsidR="006B6531" w:rsidRDefault="006B6531" w:rsidP="006B6531">
      <w:pPr>
        <w:pStyle w:val="NormalWeb"/>
      </w:pPr>
      <w:r>
        <w:t>To enable it, right-click on project -&gt; select properties option then on Build tab. And on build tab check “XML documentation file” option.</w:t>
      </w:r>
    </w:p>
    <w:p w:rsidR="006B6531" w:rsidRDefault="006B6531" w:rsidP="006B6531">
      <w:pPr>
        <w:pStyle w:val="NormalWeb"/>
      </w:pPr>
      <w:r>
        <w:rPr>
          <w:noProof/>
          <w:color w:val="0000FF"/>
        </w:rPr>
        <w:lastRenderedPageBreak/>
        <w:drawing>
          <wp:inline distT="0" distB="0" distL="0" distR="0">
            <wp:extent cx="7610475" cy="4029075"/>
            <wp:effectExtent l="19050" t="0" r="9525" b="0"/>
            <wp:docPr id="100" name="Picture 100" descr="Enable XML documentation for Swagger">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Enable XML documentation for Swagger">
                      <a:hlinkClick r:id="rId124"/>
                    </pic:cNvPr>
                    <pic:cNvPicPr>
                      <a:picLocks noChangeAspect="1" noChangeArrowheads="1"/>
                    </pic:cNvPicPr>
                  </pic:nvPicPr>
                  <pic:blipFill>
                    <a:blip r:embed="rId125" cstate="print"/>
                    <a:srcRect/>
                    <a:stretch>
                      <a:fillRect/>
                    </a:stretch>
                  </pic:blipFill>
                  <pic:spPr bwMode="auto">
                    <a:xfrm>
                      <a:off x="0" y="0"/>
                      <a:ext cx="7610475" cy="4029075"/>
                    </a:xfrm>
                    <a:prstGeom prst="rect">
                      <a:avLst/>
                    </a:prstGeom>
                    <a:noFill/>
                    <a:ln w="9525">
                      <a:noFill/>
                      <a:miter lim="800000"/>
                      <a:headEnd/>
                      <a:tailEnd/>
                    </a:ln>
                  </pic:spPr>
                </pic:pic>
              </a:graphicData>
            </a:graphic>
          </wp:inline>
        </w:drawing>
      </w:r>
      <w:r>
        <w:br/>
        <w:t xml:space="preserve">By enabling this option, all xml comments of your project are saved in a XML file with the name [your assembly].xml. And this file is saved in bin\[Debug/Release]\newcoreapp1.0 folder. We need to supply location of this file to Swashbuckle’s </w:t>
      </w:r>
      <w:r>
        <w:rPr>
          <w:rStyle w:val="HTMLCode"/>
        </w:rPr>
        <w:t>IncludeXMLComments</w:t>
      </w:r>
      <w:r>
        <w:t xml:space="preserve"> method.</w:t>
      </w:r>
    </w:p>
    <w:p w:rsidR="006B6531" w:rsidRDefault="006B6531" w:rsidP="006B6531">
      <w:pPr>
        <w:pStyle w:val="NormalWeb"/>
      </w:pPr>
      <w:r>
        <w:t>Add a method in Startup.cs to get the path of generated XML. This code to get XML path will work in your local environment as well as in production environment.</w:t>
      </w:r>
    </w:p>
    <w:p w:rsidR="006B6531" w:rsidRDefault="006B6531" w:rsidP="006B6531">
      <w:hyperlink r:id="rId126" w:history="1">
        <w:r>
          <w:rPr>
            <w:rStyle w:val="Hyperlink"/>
          </w:rPr>
          <w:t>?</w:t>
        </w:r>
      </w:hyperlink>
    </w:p>
    <w:tbl>
      <w:tblPr>
        <w:tblW w:w="0" w:type="auto"/>
        <w:tblCellSpacing w:w="0" w:type="dxa"/>
        <w:tblCellMar>
          <w:left w:w="0" w:type="dxa"/>
          <w:right w:w="0" w:type="dxa"/>
        </w:tblCellMar>
        <w:tblLook w:val="04A0"/>
      </w:tblPr>
      <w:tblGrid>
        <w:gridCol w:w="112"/>
        <w:gridCol w:w="8914"/>
      </w:tblGrid>
      <w:tr w:rsidR="006B6531" w:rsidTr="006B6531">
        <w:trPr>
          <w:tblCellSpacing w:w="0" w:type="dxa"/>
        </w:trPr>
        <w:tc>
          <w:tcPr>
            <w:tcW w:w="0" w:type="auto"/>
            <w:vAlign w:val="center"/>
            <w:hideMark/>
          </w:tcPr>
          <w:p w:rsidR="006B6531" w:rsidRDefault="006B6531" w:rsidP="006B6531">
            <w:r>
              <w:t>1</w:t>
            </w:r>
          </w:p>
          <w:p w:rsidR="006B6531" w:rsidRDefault="006B6531" w:rsidP="006B6531">
            <w:r>
              <w:t>2</w:t>
            </w:r>
          </w:p>
          <w:p w:rsidR="006B6531" w:rsidRDefault="006B6531" w:rsidP="006B6531">
            <w:r>
              <w:t>3</w:t>
            </w:r>
          </w:p>
          <w:p w:rsidR="006B6531" w:rsidRDefault="006B6531" w:rsidP="006B6531">
            <w:r>
              <w:t>4</w:t>
            </w:r>
          </w:p>
          <w:p w:rsidR="006B6531" w:rsidRDefault="006B6531" w:rsidP="006B6531">
            <w:pPr>
              <w:rPr>
                <w:sz w:val="24"/>
                <w:szCs w:val="24"/>
              </w:rPr>
            </w:pPr>
            <w:r>
              <w:t>5</w:t>
            </w:r>
          </w:p>
        </w:tc>
        <w:tc>
          <w:tcPr>
            <w:tcW w:w="0" w:type="auto"/>
            <w:vAlign w:val="center"/>
            <w:hideMark/>
          </w:tcPr>
          <w:p w:rsidR="006B6531" w:rsidRDefault="006B6531" w:rsidP="006B6531">
            <w:r>
              <w:rPr>
                <w:rStyle w:val="HTMLCode"/>
                <w:rFonts w:eastAsiaTheme="minorHAnsi"/>
              </w:rPr>
              <w:t>private</w:t>
            </w:r>
            <w:r>
              <w:t xml:space="preserve"> </w:t>
            </w:r>
            <w:r>
              <w:rPr>
                <w:rStyle w:val="HTMLCode"/>
                <w:rFonts w:eastAsiaTheme="minorHAnsi"/>
              </w:rPr>
              <w:t>string</w:t>
            </w:r>
            <w:r>
              <w:t xml:space="preserve"> </w:t>
            </w:r>
            <w:r>
              <w:rPr>
                <w:rStyle w:val="HTMLCode"/>
                <w:rFonts w:eastAsiaTheme="minorHAnsi"/>
              </w:rPr>
              <w:t>GetXmlCommentsPath()</w:t>
            </w:r>
          </w:p>
          <w:p w:rsidR="006B6531" w:rsidRDefault="006B6531" w:rsidP="006B6531">
            <w:r>
              <w:rPr>
                <w:rStyle w:val="HTMLCode"/>
                <w:rFonts w:eastAsiaTheme="minorHAnsi"/>
              </w:rPr>
              <w:t>{</w:t>
            </w:r>
          </w:p>
          <w:p w:rsidR="006B6531" w:rsidRDefault="006B6531" w:rsidP="006B6531">
            <w:r>
              <w:rPr>
                <w:rStyle w:val="HTMLCode"/>
                <w:rFonts w:eastAsiaTheme="minorHAnsi"/>
              </w:rPr>
              <w:t>    var</w:t>
            </w:r>
            <w:r>
              <w:t xml:space="preserve"> </w:t>
            </w:r>
            <w:r>
              <w:rPr>
                <w:rStyle w:val="HTMLCode"/>
                <w:rFonts w:eastAsiaTheme="minorHAnsi"/>
              </w:rPr>
              <w:t>app = PlatformServices.Default.Application;</w:t>
            </w:r>
          </w:p>
          <w:p w:rsidR="006B6531" w:rsidRDefault="006B6531" w:rsidP="006B6531">
            <w:r>
              <w:rPr>
                <w:rStyle w:val="HTMLCode"/>
                <w:rFonts w:eastAsiaTheme="minorHAnsi"/>
              </w:rPr>
              <w:t>    return</w:t>
            </w:r>
            <w:r>
              <w:t xml:space="preserve"> </w:t>
            </w:r>
            <w:r>
              <w:rPr>
                <w:rStyle w:val="HTMLCode"/>
                <w:rFonts w:eastAsiaTheme="minorHAnsi"/>
              </w:rPr>
              <w:t>System.IO.Path.Combine(app.ApplicationBasePath, "WebAPIWithSwagger.xml");</w:t>
            </w:r>
          </w:p>
          <w:p w:rsidR="006B6531" w:rsidRDefault="006B6531" w:rsidP="006B6531">
            <w:pPr>
              <w:rPr>
                <w:sz w:val="24"/>
                <w:szCs w:val="24"/>
              </w:rPr>
            </w:pPr>
            <w:r>
              <w:rPr>
                <w:rStyle w:val="HTMLCode"/>
                <w:rFonts w:eastAsiaTheme="minorHAnsi"/>
              </w:rPr>
              <w:t>}</w:t>
            </w:r>
          </w:p>
        </w:tc>
      </w:tr>
    </w:tbl>
    <w:p w:rsidR="006B6531" w:rsidRDefault="006B6531" w:rsidP="006B6531">
      <w:pPr>
        <w:pStyle w:val="NormalWeb"/>
      </w:pPr>
      <w:r>
        <w:t xml:space="preserve">And now add code to include XML comments in </w:t>
      </w:r>
      <w:r>
        <w:rPr>
          <w:rStyle w:val="HTMLCode"/>
        </w:rPr>
        <w:t>ConfigureService</w:t>
      </w:r>
      <w:r>
        <w:t xml:space="preserve"> method.</w:t>
      </w:r>
    </w:p>
    <w:p w:rsidR="006B6531" w:rsidRDefault="006B6531" w:rsidP="006B6531">
      <w:hyperlink r:id="rId127" w:history="1">
        <w:r>
          <w:rPr>
            <w:rStyle w:val="Hyperlink"/>
          </w:rPr>
          <w:t>?</w:t>
        </w:r>
      </w:hyperlink>
    </w:p>
    <w:tbl>
      <w:tblPr>
        <w:tblW w:w="0" w:type="auto"/>
        <w:tblCellSpacing w:w="0" w:type="dxa"/>
        <w:tblCellMar>
          <w:left w:w="0" w:type="dxa"/>
          <w:right w:w="0" w:type="dxa"/>
        </w:tblCellMar>
        <w:tblLook w:val="04A0"/>
      </w:tblPr>
      <w:tblGrid>
        <w:gridCol w:w="224"/>
        <w:gridCol w:w="8802"/>
      </w:tblGrid>
      <w:tr w:rsidR="006B6531" w:rsidTr="006B6531">
        <w:trPr>
          <w:tblCellSpacing w:w="0" w:type="dxa"/>
        </w:trPr>
        <w:tc>
          <w:tcPr>
            <w:tcW w:w="0" w:type="auto"/>
            <w:vAlign w:val="center"/>
            <w:hideMark/>
          </w:tcPr>
          <w:p w:rsidR="006B6531" w:rsidRDefault="006B6531" w:rsidP="006B6531">
            <w:r>
              <w:t>1</w:t>
            </w:r>
          </w:p>
          <w:p w:rsidR="006B6531" w:rsidRDefault="006B6531" w:rsidP="006B6531">
            <w:r>
              <w:lastRenderedPageBreak/>
              <w:t>2</w:t>
            </w:r>
          </w:p>
          <w:p w:rsidR="006B6531" w:rsidRDefault="006B6531" w:rsidP="006B6531">
            <w:r>
              <w:t>3</w:t>
            </w:r>
          </w:p>
          <w:p w:rsidR="006B6531" w:rsidRDefault="006B6531" w:rsidP="006B6531">
            <w:r>
              <w:t>4</w:t>
            </w:r>
          </w:p>
          <w:p w:rsidR="006B6531" w:rsidRDefault="006B6531" w:rsidP="006B6531">
            <w:r>
              <w:t>5</w:t>
            </w:r>
          </w:p>
          <w:p w:rsidR="006B6531" w:rsidRDefault="006B6531" w:rsidP="006B6531">
            <w:r>
              <w:t>6</w:t>
            </w:r>
          </w:p>
          <w:p w:rsidR="006B6531" w:rsidRDefault="006B6531" w:rsidP="006B6531">
            <w:r>
              <w:t>7</w:t>
            </w:r>
          </w:p>
          <w:p w:rsidR="006B6531" w:rsidRDefault="006B6531" w:rsidP="006B6531">
            <w:r>
              <w:t>8</w:t>
            </w:r>
          </w:p>
          <w:p w:rsidR="006B6531" w:rsidRDefault="006B6531" w:rsidP="006B6531">
            <w:r>
              <w:t>9</w:t>
            </w:r>
          </w:p>
          <w:p w:rsidR="006B6531" w:rsidRDefault="006B6531" w:rsidP="006B6531">
            <w:r>
              <w:t>10</w:t>
            </w:r>
          </w:p>
          <w:p w:rsidR="006B6531" w:rsidRDefault="006B6531" w:rsidP="006B6531">
            <w:r>
              <w:t>11</w:t>
            </w:r>
          </w:p>
          <w:p w:rsidR="006B6531" w:rsidRDefault="006B6531" w:rsidP="006B6531">
            <w:r>
              <w:t>12</w:t>
            </w:r>
          </w:p>
          <w:p w:rsidR="006B6531" w:rsidRDefault="006B6531" w:rsidP="006B6531">
            <w:r>
              <w:t>13</w:t>
            </w:r>
          </w:p>
          <w:p w:rsidR="006B6531" w:rsidRDefault="006B6531" w:rsidP="006B6531">
            <w:r>
              <w:t>14</w:t>
            </w:r>
          </w:p>
          <w:p w:rsidR="006B6531" w:rsidRDefault="006B6531" w:rsidP="006B6531">
            <w:r>
              <w:t>15</w:t>
            </w:r>
          </w:p>
          <w:p w:rsidR="006B6531" w:rsidRDefault="006B6531" w:rsidP="006B6531">
            <w:r>
              <w:t>16</w:t>
            </w:r>
          </w:p>
          <w:p w:rsidR="006B6531" w:rsidRDefault="006B6531" w:rsidP="006B6531">
            <w:r>
              <w:t>17</w:t>
            </w:r>
          </w:p>
          <w:p w:rsidR="006B6531" w:rsidRDefault="006B6531" w:rsidP="006B6531">
            <w:r>
              <w:t>18</w:t>
            </w:r>
          </w:p>
          <w:p w:rsidR="006B6531" w:rsidRDefault="006B6531" w:rsidP="006B6531">
            <w:r>
              <w:t>19</w:t>
            </w:r>
          </w:p>
          <w:p w:rsidR="006B6531" w:rsidRDefault="006B6531" w:rsidP="006B6531">
            <w:pPr>
              <w:rPr>
                <w:sz w:val="24"/>
                <w:szCs w:val="24"/>
              </w:rPr>
            </w:pPr>
            <w:r>
              <w:t>20</w:t>
            </w:r>
          </w:p>
        </w:tc>
        <w:tc>
          <w:tcPr>
            <w:tcW w:w="0" w:type="auto"/>
            <w:vAlign w:val="center"/>
            <w:hideMark/>
          </w:tcPr>
          <w:p w:rsidR="006B6531" w:rsidRDefault="006B6531" w:rsidP="006B6531">
            <w:r>
              <w:rPr>
                <w:rStyle w:val="HTMLCode"/>
                <w:rFonts w:eastAsiaTheme="minorHAnsi"/>
              </w:rPr>
              <w:lastRenderedPageBreak/>
              <w:t>public</w:t>
            </w:r>
            <w:r>
              <w:t xml:space="preserve"> </w:t>
            </w:r>
            <w:r>
              <w:rPr>
                <w:rStyle w:val="HTMLCode"/>
                <w:rFonts w:eastAsiaTheme="minorHAnsi"/>
              </w:rPr>
              <w:t>void</w:t>
            </w:r>
            <w:r>
              <w:t xml:space="preserve"> </w:t>
            </w:r>
            <w:r>
              <w:rPr>
                <w:rStyle w:val="HTMLCode"/>
                <w:rFonts w:eastAsiaTheme="minorHAnsi"/>
              </w:rPr>
              <w:t>ConfigureServices(IServiceCollection services)</w:t>
            </w:r>
          </w:p>
          <w:p w:rsidR="006B6531" w:rsidRDefault="006B6531" w:rsidP="006B6531">
            <w:r>
              <w:rPr>
                <w:rStyle w:val="HTMLCode"/>
                <w:rFonts w:eastAsiaTheme="minorHAnsi"/>
              </w:rPr>
              <w:lastRenderedPageBreak/>
              <w:t>{</w:t>
            </w:r>
          </w:p>
          <w:p w:rsidR="006B6531" w:rsidRDefault="006B6531" w:rsidP="006B6531">
            <w:r>
              <w:rPr>
                <w:rStyle w:val="HTMLCode"/>
                <w:rFonts w:eastAsiaTheme="minorHAnsi"/>
              </w:rPr>
              <w:t>    // Add framework services.</w:t>
            </w:r>
          </w:p>
          <w:p w:rsidR="006B6531" w:rsidRDefault="006B6531" w:rsidP="006B6531">
            <w:r>
              <w:rPr>
                <w:rStyle w:val="HTMLCode"/>
                <w:rFonts w:eastAsiaTheme="minorHAnsi"/>
              </w:rPr>
              <w:t>    services.AddApplicationInsightsTelemetry(Configuration);</w:t>
            </w:r>
          </w:p>
          <w:p w:rsidR="006B6531" w:rsidRDefault="006B6531" w:rsidP="006B6531">
            <w:r>
              <w:rPr>
                <w:rStyle w:val="HTMLCode"/>
                <w:rFonts w:eastAsiaTheme="minorHAnsi"/>
              </w:rPr>
              <w:t>    var</w:t>
            </w:r>
            <w:r>
              <w:t xml:space="preserve"> </w:t>
            </w:r>
            <w:r>
              <w:rPr>
                <w:rStyle w:val="HTMLCode"/>
                <w:rFonts w:eastAsiaTheme="minorHAnsi"/>
              </w:rPr>
              <w:t>xmlPath = GetXmlCommentsPath();</w:t>
            </w:r>
          </w:p>
          <w:p w:rsidR="006B6531" w:rsidRDefault="006B6531" w:rsidP="006B6531">
            <w:r>
              <w:rPr>
                <w:rStyle w:val="HTMLCode"/>
                <w:rFonts w:eastAsiaTheme="minorHAnsi"/>
              </w:rPr>
              <w:t>    services.AddMvc();</w:t>
            </w:r>
          </w:p>
          <w:p w:rsidR="006B6531" w:rsidRDefault="006B6531" w:rsidP="006B6531">
            <w:r>
              <w:rPr>
                <w:rStyle w:val="HTMLCode"/>
                <w:rFonts w:eastAsiaTheme="minorHAnsi"/>
              </w:rPr>
              <w:t>    services.AddSwaggerGen();</w:t>
            </w:r>
          </w:p>
          <w:p w:rsidR="006B6531" w:rsidRDefault="006B6531" w:rsidP="006B6531">
            <w:r>
              <w:rPr>
                <w:rStyle w:val="HTMLCode"/>
                <w:rFonts w:eastAsiaTheme="minorHAnsi"/>
              </w:rPr>
              <w:t>    services.ConfigureSwaggerGen(options =&gt;</w:t>
            </w:r>
          </w:p>
          <w:p w:rsidR="006B6531" w:rsidRDefault="006B6531" w:rsidP="006B6531">
            <w:r>
              <w:rPr>
                <w:rStyle w:val="HTMLCode"/>
                <w:rFonts w:eastAsiaTheme="minorHAnsi"/>
              </w:rPr>
              <w:t>    {</w:t>
            </w:r>
          </w:p>
          <w:p w:rsidR="006B6531" w:rsidRDefault="006B6531" w:rsidP="006B6531">
            <w:r>
              <w:rPr>
                <w:rStyle w:val="HTMLCode"/>
                <w:rFonts w:eastAsiaTheme="minorHAnsi"/>
              </w:rPr>
              <w:t>        options.SingleApiVersion(new</w:t>
            </w:r>
            <w:r>
              <w:t xml:space="preserve"> </w:t>
            </w:r>
            <w:r>
              <w:rPr>
                <w:rStyle w:val="HTMLCode"/>
                <w:rFonts w:eastAsiaTheme="minorHAnsi"/>
              </w:rPr>
              <w:t>Info</w:t>
            </w:r>
          </w:p>
          <w:p w:rsidR="006B6531" w:rsidRDefault="006B6531" w:rsidP="006B6531">
            <w:r>
              <w:rPr>
                <w:rStyle w:val="HTMLCode"/>
                <w:rFonts w:eastAsiaTheme="minorHAnsi"/>
              </w:rPr>
              <w:t>        {</w:t>
            </w:r>
          </w:p>
          <w:p w:rsidR="006B6531" w:rsidRDefault="006B6531" w:rsidP="006B6531">
            <w:r>
              <w:rPr>
                <w:rStyle w:val="HTMLCode"/>
                <w:rFonts w:eastAsiaTheme="minorHAnsi"/>
              </w:rPr>
              <w:t>            Version = "v1",</w:t>
            </w:r>
          </w:p>
          <w:p w:rsidR="006B6531" w:rsidRDefault="006B6531" w:rsidP="006B6531">
            <w:r>
              <w:rPr>
                <w:rStyle w:val="HTMLCode"/>
                <w:rFonts w:eastAsiaTheme="minorHAnsi"/>
              </w:rPr>
              <w:t>            Title = "My API",</w:t>
            </w:r>
          </w:p>
          <w:p w:rsidR="006B6531" w:rsidRDefault="006B6531" w:rsidP="006B6531">
            <w:r>
              <w:rPr>
                <w:rStyle w:val="HTMLCode"/>
                <w:rFonts w:eastAsiaTheme="minorHAnsi"/>
              </w:rPr>
              <w:t>            Description = "My First ASP.NET Core Web API",</w:t>
            </w:r>
          </w:p>
          <w:p w:rsidR="006B6531" w:rsidRDefault="006B6531" w:rsidP="006B6531">
            <w:r>
              <w:rPr>
                <w:rStyle w:val="HTMLCode"/>
                <w:rFonts w:eastAsiaTheme="minorHAnsi"/>
              </w:rPr>
              <w:t>            TermsOfService = "None",</w:t>
            </w:r>
          </w:p>
          <w:p w:rsidR="006B6531" w:rsidRDefault="006B6531" w:rsidP="006B6531">
            <w:r>
              <w:rPr>
                <w:rStyle w:val="HTMLCode"/>
                <w:rFonts w:eastAsiaTheme="minorHAnsi"/>
              </w:rPr>
              <w:t>            Contact = new</w:t>
            </w:r>
            <w:r>
              <w:t xml:space="preserve"> </w:t>
            </w:r>
            <w:r>
              <w:rPr>
                <w:rStyle w:val="HTMLCode"/>
                <w:rFonts w:eastAsiaTheme="minorHAnsi"/>
              </w:rPr>
              <w:t>Contact() { Name = "Talking Dotnet", Email = "contact@talkingdotnet.com", Url = "www.talkingdotnet.com"</w:t>
            </w:r>
            <w:r>
              <w:t xml:space="preserve"> </w:t>
            </w:r>
            <w:r>
              <w:rPr>
                <w:rStyle w:val="HTMLCode"/>
                <w:rFonts w:eastAsiaTheme="minorHAnsi"/>
              </w:rPr>
              <w:t>}</w:t>
            </w:r>
          </w:p>
          <w:p w:rsidR="006B6531" w:rsidRDefault="006B6531" w:rsidP="006B6531">
            <w:r>
              <w:rPr>
                <w:rStyle w:val="HTMLCode"/>
                <w:rFonts w:eastAsiaTheme="minorHAnsi"/>
              </w:rPr>
              <w:t>        });</w:t>
            </w:r>
          </w:p>
          <w:p w:rsidR="006B6531" w:rsidRDefault="006B6531" w:rsidP="006B6531">
            <w:r>
              <w:rPr>
                <w:rStyle w:val="HTMLCode"/>
                <w:rFonts w:eastAsiaTheme="minorHAnsi"/>
              </w:rPr>
              <w:t>        options.IncludeXmlComments(xmlPath);</w:t>
            </w:r>
          </w:p>
          <w:p w:rsidR="006B6531" w:rsidRDefault="006B6531" w:rsidP="006B6531">
            <w:r>
              <w:rPr>
                <w:rStyle w:val="HTMLCode"/>
                <w:rFonts w:eastAsiaTheme="minorHAnsi"/>
              </w:rPr>
              <w:t>    });</w:t>
            </w:r>
          </w:p>
          <w:p w:rsidR="006B6531" w:rsidRDefault="006B6531" w:rsidP="006B6531">
            <w:pPr>
              <w:rPr>
                <w:sz w:val="24"/>
                <w:szCs w:val="24"/>
              </w:rPr>
            </w:pPr>
            <w:r>
              <w:rPr>
                <w:rStyle w:val="HTMLCode"/>
                <w:rFonts w:eastAsiaTheme="minorHAnsi"/>
              </w:rPr>
              <w:t>}</w:t>
            </w:r>
          </w:p>
        </w:tc>
      </w:tr>
    </w:tbl>
    <w:p w:rsidR="006B6531" w:rsidRDefault="006B6531" w:rsidP="006B6531">
      <w:pPr>
        <w:pStyle w:val="NormalWeb"/>
      </w:pPr>
      <w:r>
        <w:lastRenderedPageBreak/>
        <w:t xml:space="preserve">Now let’s add some XML comments to our actions. I added XML comments to all the actions. Here is XML comment written for </w:t>
      </w:r>
      <w:r>
        <w:rPr>
          <w:rStyle w:val="HTMLCode"/>
        </w:rPr>
        <w:t>Delete</w:t>
      </w:r>
      <w:r>
        <w:t xml:space="preserve"> method.</w:t>
      </w:r>
    </w:p>
    <w:p w:rsidR="006B6531" w:rsidRDefault="006B6531" w:rsidP="006B6531">
      <w:hyperlink r:id="rId128" w:history="1">
        <w:r>
          <w:rPr>
            <w:rStyle w:val="Hyperlink"/>
          </w:rPr>
          <w:t>?</w:t>
        </w:r>
      </w:hyperlink>
    </w:p>
    <w:tbl>
      <w:tblPr>
        <w:tblW w:w="0" w:type="auto"/>
        <w:tblCellSpacing w:w="0" w:type="dxa"/>
        <w:tblCellMar>
          <w:left w:w="0" w:type="dxa"/>
          <w:right w:w="0" w:type="dxa"/>
        </w:tblCellMar>
        <w:tblLook w:val="04A0"/>
      </w:tblPr>
      <w:tblGrid>
        <w:gridCol w:w="224"/>
        <w:gridCol w:w="6602"/>
      </w:tblGrid>
      <w:tr w:rsidR="006B6531" w:rsidTr="006B6531">
        <w:trPr>
          <w:tblCellSpacing w:w="0" w:type="dxa"/>
        </w:trPr>
        <w:tc>
          <w:tcPr>
            <w:tcW w:w="0" w:type="auto"/>
            <w:vAlign w:val="center"/>
            <w:hideMark/>
          </w:tcPr>
          <w:p w:rsidR="006B6531" w:rsidRDefault="006B6531" w:rsidP="006B6531">
            <w:r>
              <w:t>1</w:t>
            </w:r>
          </w:p>
          <w:p w:rsidR="006B6531" w:rsidRDefault="006B6531" w:rsidP="006B6531">
            <w:r>
              <w:t>2</w:t>
            </w:r>
          </w:p>
          <w:p w:rsidR="006B6531" w:rsidRDefault="006B6531" w:rsidP="006B6531">
            <w:r>
              <w:t>3</w:t>
            </w:r>
          </w:p>
          <w:p w:rsidR="006B6531" w:rsidRDefault="006B6531" w:rsidP="006B6531">
            <w:r>
              <w:t>4</w:t>
            </w:r>
          </w:p>
          <w:p w:rsidR="006B6531" w:rsidRDefault="006B6531" w:rsidP="006B6531">
            <w:r>
              <w:t>5</w:t>
            </w:r>
          </w:p>
          <w:p w:rsidR="006B6531" w:rsidRDefault="006B6531" w:rsidP="006B6531">
            <w:r>
              <w:lastRenderedPageBreak/>
              <w:t>6</w:t>
            </w:r>
          </w:p>
          <w:p w:rsidR="006B6531" w:rsidRDefault="006B6531" w:rsidP="006B6531">
            <w:r>
              <w:t>7</w:t>
            </w:r>
          </w:p>
          <w:p w:rsidR="006B6531" w:rsidRDefault="006B6531" w:rsidP="006B6531">
            <w:r>
              <w:t>8</w:t>
            </w:r>
          </w:p>
          <w:p w:rsidR="006B6531" w:rsidRDefault="006B6531" w:rsidP="006B6531">
            <w:r>
              <w:t>9</w:t>
            </w:r>
          </w:p>
          <w:p w:rsidR="006B6531" w:rsidRDefault="006B6531" w:rsidP="006B6531">
            <w:pPr>
              <w:rPr>
                <w:sz w:val="24"/>
                <w:szCs w:val="24"/>
              </w:rPr>
            </w:pPr>
            <w:r>
              <w:t>10</w:t>
            </w:r>
          </w:p>
        </w:tc>
        <w:tc>
          <w:tcPr>
            <w:tcW w:w="0" w:type="auto"/>
            <w:vAlign w:val="center"/>
            <w:hideMark/>
          </w:tcPr>
          <w:p w:rsidR="006B6531" w:rsidRDefault="006B6531" w:rsidP="006B6531">
            <w:r>
              <w:rPr>
                <w:rStyle w:val="HTMLCode"/>
                <w:rFonts w:eastAsiaTheme="minorHAnsi"/>
              </w:rPr>
              <w:lastRenderedPageBreak/>
              <w:t>// DELETE api/values/5</w:t>
            </w:r>
          </w:p>
          <w:p w:rsidR="006B6531" w:rsidRDefault="006B6531" w:rsidP="006B6531">
            <w:r>
              <w:rPr>
                <w:rStyle w:val="HTMLCode"/>
                <w:rFonts w:eastAsiaTheme="minorHAnsi"/>
              </w:rPr>
              <w:t>/// &lt;summary&gt;</w:t>
            </w:r>
          </w:p>
          <w:p w:rsidR="006B6531" w:rsidRDefault="006B6531" w:rsidP="006B6531">
            <w:r>
              <w:rPr>
                <w:rStyle w:val="HTMLCode"/>
                <w:rFonts w:eastAsiaTheme="minorHAnsi"/>
              </w:rPr>
              <w:t>/// Delete API Value</w:t>
            </w:r>
          </w:p>
          <w:p w:rsidR="006B6531" w:rsidRDefault="006B6531" w:rsidP="006B6531">
            <w:r>
              <w:rPr>
                <w:rStyle w:val="HTMLCode"/>
                <w:rFonts w:eastAsiaTheme="minorHAnsi"/>
              </w:rPr>
              <w:t>/// &lt;/summary&gt;</w:t>
            </w:r>
          </w:p>
          <w:p w:rsidR="006B6531" w:rsidRDefault="006B6531" w:rsidP="006B6531">
            <w:r>
              <w:rPr>
                <w:rStyle w:val="HTMLCode"/>
                <w:rFonts w:eastAsiaTheme="minorHAnsi"/>
              </w:rPr>
              <w:t>/// &lt;remarks&gt;This API will delete the values.&lt;/remarks&gt;</w:t>
            </w:r>
          </w:p>
          <w:p w:rsidR="006B6531" w:rsidRDefault="006B6531" w:rsidP="006B6531">
            <w:r>
              <w:rPr>
                <w:rStyle w:val="HTMLCode"/>
                <w:rFonts w:eastAsiaTheme="minorHAnsi"/>
              </w:rPr>
              <w:lastRenderedPageBreak/>
              <w:t>/// &lt;param name="id"&gt;&lt;/param&gt;</w:t>
            </w:r>
          </w:p>
          <w:p w:rsidR="006B6531" w:rsidRDefault="006B6531" w:rsidP="006B6531">
            <w:r>
              <w:rPr>
                <w:rStyle w:val="HTMLCode"/>
                <w:rFonts w:eastAsiaTheme="minorHAnsi"/>
              </w:rPr>
              <w:t>[HttpDelete("{id}")]</w:t>
            </w:r>
          </w:p>
          <w:p w:rsidR="006B6531" w:rsidRDefault="006B6531" w:rsidP="006B6531">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Delete(int</w:t>
            </w:r>
            <w:r>
              <w:t xml:space="preserve"> </w:t>
            </w:r>
            <w:r>
              <w:rPr>
                <w:rStyle w:val="HTMLCode"/>
                <w:rFonts w:eastAsiaTheme="minorHAnsi"/>
              </w:rPr>
              <w:t>id)</w:t>
            </w:r>
          </w:p>
          <w:p w:rsidR="006B6531" w:rsidRDefault="006B6531" w:rsidP="006B6531">
            <w:r>
              <w:rPr>
                <w:rStyle w:val="HTMLCode"/>
                <w:rFonts w:eastAsiaTheme="minorHAnsi"/>
              </w:rPr>
              <w:t>{</w:t>
            </w:r>
          </w:p>
          <w:p w:rsidR="006B6531" w:rsidRDefault="006B6531" w:rsidP="006B6531">
            <w:pPr>
              <w:rPr>
                <w:sz w:val="24"/>
                <w:szCs w:val="24"/>
              </w:rPr>
            </w:pPr>
            <w:r>
              <w:rPr>
                <w:rStyle w:val="HTMLCode"/>
                <w:rFonts w:eastAsiaTheme="minorHAnsi"/>
              </w:rPr>
              <w:t>}</w:t>
            </w:r>
          </w:p>
        </w:tc>
      </w:tr>
    </w:tbl>
    <w:p w:rsidR="006B6531" w:rsidRDefault="006B6531" w:rsidP="006B6531">
      <w:pPr>
        <w:pStyle w:val="NormalWeb"/>
      </w:pPr>
      <w:r>
        <w:lastRenderedPageBreak/>
        <w:t>Now run the app, you should see XML comments.</w:t>
      </w:r>
    </w:p>
    <w:p w:rsidR="006B6531" w:rsidRDefault="006B6531" w:rsidP="006B6531">
      <w:pPr>
        <w:pStyle w:val="NormalWeb"/>
      </w:pPr>
      <w:r>
        <w:rPr>
          <w:noProof/>
          <w:color w:val="0000FF"/>
        </w:rPr>
        <w:drawing>
          <wp:inline distT="0" distB="0" distL="0" distR="0">
            <wp:extent cx="9782175" cy="6248400"/>
            <wp:effectExtent l="19050" t="0" r="9525" b="0"/>
            <wp:docPr id="101" name="Picture 101" descr="Swagger showing XML comments">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Swagger showing XML comments">
                      <a:hlinkClick r:id="rId129"/>
                    </pic:cNvPr>
                    <pic:cNvPicPr>
                      <a:picLocks noChangeAspect="1" noChangeArrowheads="1"/>
                    </pic:cNvPicPr>
                  </pic:nvPicPr>
                  <pic:blipFill>
                    <a:blip r:embed="rId130" cstate="print"/>
                    <a:srcRect/>
                    <a:stretch>
                      <a:fillRect/>
                    </a:stretch>
                  </pic:blipFill>
                  <pic:spPr bwMode="auto">
                    <a:xfrm>
                      <a:off x="0" y="0"/>
                      <a:ext cx="9782175" cy="6248400"/>
                    </a:xfrm>
                    <a:prstGeom prst="rect">
                      <a:avLst/>
                    </a:prstGeom>
                    <a:noFill/>
                    <a:ln w="9525">
                      <a:noFill/>
                      <a:miter lim="800000"/>
                      <a:headEnd/>
                      <a:tailEnd/>
                    </a:ln>
                  </pic:spPr>
                </pic:pic>
              </a:graphicData>
            </a:graphic>
          </wp:inline>
        </w:drawing>
      </w:r>
    </w:p>
    <w:p w:rsidR="006B6531" w:rsidRDefault="006B6531" w:rsidP="006B6531">
      <w:pPr>
        <w:pStyle w:val="NormalWeb"/>
      </w:pPr>
      <w:r>
        <w:t>It’s good to see that XML comments converted into beautiful documentation. Isn’t it?</w:t>
      </w:r>
    </w:p>
    <w:p w:rsidR="006B6531" w:rsidRDefault="006B6531" w:rsidP="006B6531">
      <w:pPr>
        <w:pStyle w:val="Heading3"/>
      </w:pPr>
      <w:r>
        <w:lastRenderedPageBreak/>
        <w:t>Showing Enum values as string</w:t>
      </w:r>
    </w:p>
    <w:p w:rsidR="006B6531" w:rsidRDefault="006B6531" w:rsidP="006B6531">
      <w:pPr>
        <w:pStyle w:val="NormalWeb"/>
      </w:pPr>
      <w:r>
        <w:t>Another customization, we can make it to display enum values as strings. By default, it will be displayed as numbers. Let’s add an enum and modify Get method to accept enum type parameter.</w:t>
      </w:r>
    </w:p>
    <w:p w:rsidR="006B6531" w:rsidRDefault="006B6531" w:rsidP="006B6531">
      <w:hyperlink r:id="rId131" w:history="1">
        <w:r>
          <w:rPr>
            <w:rStyle w:val="Hyperlink"/>
          </w:rPr>
          <w:t>?</w:t>
        </w:r>
      </w:hyperlink>
    </w:p>
    <w:tbl>
      <w:tblPr>
        <w:tblW w:w="0" w:type="auto"/>
        <w:tblCellSpacing w:w="0" w:type="dxa"/>
        <w:tblCellMar>
          <w:left w:w="0" w:type="dxa"/>
          <w:right w:w="0" w:type="dxa"/>
        </w:tblCellMar>
        <w:tblLook w:val="04A0"/>
      </w:tblPr>
      <w:tblGrid>
        <w:gridCol w:w="112"/>
        <w:gridCol w:w="2500"/>
      </w:tblGrid>
      <w:tr w:rsidR="006B6531" w:rsidTr="006B6531">
        <w:trPr>
          <w:tblCellSpacing w:w="0" w:type="dxa"/>
        </w:trPr>
        <w:tc>
          <w:tcPr>
            <w:tcW w:w="0" w:type="auto"/>
            <w:vAlign w:val="center"/>
            <w:hideMark/>
          </w:tcPr>
          <w:p w:rsidR="006B6531" w:rsidRDefault="006B6531" w:rsidP="006B6531">
            <w:r>
              <w:t>1</w:t>
            </w:r>
          </w:p>
          <w:p w:rsidR="006B6531" w:rsidRDefault="006B6531" w:rsidP="006B6531">
            <w:r>
              <w:t>2</w:t>
            </w:r>
          </w:p>
          <w:p w:rsidR="006B6531" w:rsidRDefault="006B6531" w:rsidP="006B6531">
            <w:r>
              <w:t>3</w:t>
            </w:r>
          </w:p>
          <w:p w:rsidR="006B6531" w:rsidRDefault="006B6531" w:rsidP="006B6531">
            <w:r>
              <w:t>4</w:t>
            </w:r>
          </w:p>
          <w:p w:rsidR="006B6531" w:rsidRDefault="006B6531" w:rsidP="006B6531">
            <w:pPr>
              <w:rPr>
                <w:sz w:val="24"/>
                <w:szCs w:val="24"/>
              </w:rPr>
            </w:pPr>
            <w:r>
              <w:t>5</w:t>
            </w:r>
          </w:p>
        </w:tc>
        <w:tc>
          <w:tcPr>
            <w:tcW w:w="0" w:type="auto"/>
            <w:vAlign w:val="center"/>
            <w:hideMark/>
          </w:tcPr>
          <w:p w:rsidR="006B6531" w:rsidRDefault="006B6531" w:rsidP="006B6531">
            <w:r>
              <w:rPr>
                <w:rStyle w:val="HTMLCode"/>
                <w:rFonts w:eastAsiaTheme="minorHAnsi"/>
              </w:rPr>
              <w:t>public</w:t>
            </w:r>
            <w:r>
              <w:t xml:space="preserve"> </w:t>
            </w:r>
            <w:r>
              <w:rPr>
                <w:rStyle w:val="HTMLCode"/>
                <w:rFonts w:eastAsiaTheme="minorHAnsi"/>
              </w:rPr>
              <w:t>enum</w:t>
            </w:r>
            <w:r>
              <w:t xml:space="preserve"> </w:t>
            </w:r>
            <w:r>
              <w:rPr>
                <w:rStyle w:val="HTMLCode"/>
                <w:rFonts w:eastAsiaTheme="minorHAnsi"/>
              </w:rPr>
              <w:t>eValueType</w:t>
            </w:r>
          </w:p>
          <w:p w:rsidR="006B6531" w:rsidRDefault="006B6531" w:rsidP="006B6531">
            <w:r>
              <w:rPr>
                <w:rStyle w:val="HTMLCode"/>
                <w:rFonts w:eastAsiaTheme="minorHAnsi"/>
              </w:rPr>
              <w:t>{</w:t>
            </w:r>
          </w:p>
          <w:p w:rsidR="006B6531" w:rsidRDefault="006B6531" w:rsidP="006B6531">
            <w:r>
              <w:rPr>
                <w:rStyle w:val="HTMLCode"/>
                <w:rFonts w:eastAsiaTheme="minorHAnsi"/>
              </w:rPr>
              <w:t>    Number,</w:t>
            </w:r>
          </w:p>
          <w:p w:rsidR="006B6531" w:rsidRDefault="006B6531" w:rsidP="006B6531">
            <w:r>
              <w:rPr>
                <w:rStyle w:val="HTMLCode"/>
                <w:rFonts w:eastAsiaTheme="minorHAnsi"/>
              </w:rPr>
              <w:t>    Text</w:t>
            </w:r>
          </w:p>
          <w:p w:rsidR="006B6531" w:rsidRDefault="006B6531" w:rsidP="006B6531">
            <w:pPr>
              <w:rPr>
                <w:sz w:val="24"/>
                <w:szCs w:val="24"/>
              </w:rPr>
            </w:pPr>
            <w:r>
              <w:rPr>
                <w:rStyle w:val="HTMLCode"/>
                <w:rFonts w:eastAsiaTheme="minorHAnsi"/>
              </w:rPr>
              <w:t>}</w:t>
            </w:r>
          </w:p>
        </w:tc>
      </w:tr>
    </w:tbl>
    <w:p w:rsidR="006B6531" w:rsidRDefault="006B6531" w:rsidP="006B6531">
      <w:pPr>
        <w:pStyle w:val="NormalWeb"/>
      </w:pPr>
      <w:r>
        <w:t>And updated Get method is,</w:t>
      </w:r>
    </w:p>
    <w:p w:rsidR="006B6531" w:rsidRDefault="006B6531" w:rsidP="006B6531">
      <w:hyperlink r:id="rId132" w:history="1">
        <w:r>
          <w:rPr>
            <w:rStyle w:val="Hyperlink"/>
          </w:rPr>
          <w:t>?</w:t>
        </w:r>
      </w:hyperlink>
    </w:p>
    <w:tbl>
      <w:tblPr>
        <w:tblW w:w="0" w:type="auto"/>
        <w:tblCellSpacing w:w="0" w:type="dxa"/>
        <w:tblCellMar>
          <w:left w:w="0" w:type="dxa"/>
          <w:right w:w="0" w:type="dxa"/>
        </w:tblCellMar>
        <w:tblLook w:val="04A0"/>
      </w:tblPr>
      <w:tblGrid>
        <w:gridCol w:w="224"/>
        <w:gridCol w:w="5281"/>
      </w:tblGrid>
      <w:tr w:rsidR="006B6531" w:rsidTr="006B6531">
        <w:trPr>
          <w:tblCellSpacing w:w="0" w:type="dxa"/>
        </w:trPr>
        <w:tc>
          <w:tcPr>
            <w:tcW w:w="0" w:type="auto"/>
            <w:vAlign w:val="center"/>
            <w:hideMark/>
          </w:tcPr>
          <w:p w:rsidR="006B6531" w:rsidRDefault="006B6531" w:rsidP="006B6531">
            <w:r>
              <w:t>1</w:t>
            </w:r>
          </w:p>
          <w:p w:rsidR="006B6531" w:rsidRDefault="006B6531" w:rsidP="006B6531">
            <w:r>
              <w:t>2</w:t>
            </w:r>
          </w:p>
          <w:p w:rsidR="006B6531" w:rsidRDefault="006B6531" w:rsidP="006B6531">
            <w:r>
              <w:t>3</w:t>
            </w:r>
          </w:p>
          <w:p w:rsidR="006B6531" w:rsidRDefault="006B6531" w:rsidP="006B6531">
            <w:r>
              <w:t>4</w:t>
            </w:r>
          </w:p>
          <w:p w:rsidR="006B6531" w:rsidRDefault="006B6531" w:rsidP="006B6531">
            <w:r>
              <w:t>5</w:t>
            </w:r>
          </w:p>
          <w:p w:rsidR="006B6531" w:rsidRDefault="006B6531" w:rsidP="006B6531">
            <w:r>
              <w:t>6</w:t>
            </w:r>
          </w:p>
          <w:p w:rsidR="006B6531" w:rsidRDefault="006B6531" w:rsidP="006B6531">
            <w:r>
              <w:t>7</w:t>
            </w:r>
          </w:p>
          <w:p w:rsidR="006B6531" w:rsidRDefault="006B6531" w:rsidP="006B6531">
            <w:r>
              <w:t>8</w:t>
            </w:r>
          </w:p>
          <w:p w:rsidR="006B6531" w:rsidRDefault="006B6531" w:rsidP="006B6531">
            <w:r>
              <w:t>9</w:t>
            </w:r>
          </w:p>
          <w:p w:rsidR="006B6531" w:rsidRDefault="006B6531" w:rsidP="006B6531">
            <w:r>
              <w:t>10</w:t>
            </w:r>
          </w:p>
          <w:p w:rsidR="006B6531" w:rsidRDefault="006B6531" w:rsidP="006B6531">
            <w:r>
              <w:t>11</w:t>
            </w:r>
          </w:p>
          <w:p w:rsidR="006B6531" w:rsidRDefault="006B6531" w:rsidP="006B6531">
            <w:pPr>
              <w:rPr>
                <w:sz w:val="24"/>
                <w:szCs w:val="24"/>
              </w:rPr>
            </w:pPr>
            <w:r>
              <w:t>12</w:t>
            </w:r>
          </w:p>
        </w:tc>
        <w:tc>
          <w:tcPr>
            <w:tcW w:w="0" w:type="auto"/>
            <w:vAlign w:val="center"/>
            <w:hideMark/>
          </w:tcPr>
          <w:p w:rsidR="006B6531" w:rsidRDefault="006B6531" w:rsidP="006B6531">
            <w:r>
              <w:rPr>
                <w:rStyle w:val="HTMLCode"/>
                <w:rFonts w:eastAsiaTheme="minorHAnsi"/>
              </w:rPr>
              <w:t>// GET api/values/5</w:t>
            </w:r>
          </w:p>
          <w:p w:rsidR="006B6531" w:rsidRDefault="006B6531" w:rsidP="006B6531">
            <w:r>
              <w:rPr>
                <w:rStyle w:val="HTMLCode"/>
                <w:rFonts w:eastAsiaTheme="minorHAnsi"/>
              </w:rPr>
              <w:t>/// &lt;summary&gt;</w:t>
            </w:r>
          </w:p>
          <w:p w:rsidR="006B6531" w:rsidRDefault="006B6531" w:rsidP="006B6531">
            <w:r>
              <w:rPr>
                <w:rStyle w:val="HTMLCode"/>
                <w:rFonts w:eastAsiaTheme="minorHAnsi"/>
              </w:rPr>
              <w:t>/// Get API values by ID</w:t>
            </w:r>
          </w:p>
          <w:p w:rsidR="006B6531" w:rsidRDefault="006B6531" w:rsidP="006B6531">
            <w:r>
              <w:rPr>
                <w:rStyle w:val="HTMLCode"/>
                <w:rFonts w:eastAsiaTheme="minorHAnsi"/>
              </w:rPr>
              <w:t>/// &lt;/summary&gt;</w:t>
            </w:r>
          </w:p>
          <w:p w:rsidR="006B6531" w:rsidRDefault="006B6531" w:rsidP="006B6531">
            <w:r>
              <w:rPr>
                <w:rStyle w:val="HTMLCode"/>
                <w:rFonts w:eastAsiaTheme="minorHAnsi"/>
              </w:rPr>
              <w:t>/// &lt;param name="id"&gt;&lt;/param&gt;</w:t>
            </w:r>
          </w:p>
          <w:p w:rsidR="006B6531" w:rsidRDefault="006B6531" w:rsidP="006B6531">
            <w:r>
              <w:rPr>
                <w:rStyle w:val="HTMLCode"/>
                <w:rFonts w:eastAsiaTheme="minorHAnsi"/>
              </w:rPr>
              <w:t>/// &lt;param name="type"&gt;Type of Value&lt;/param&gt;</w:t>
            </w:r>
          </w:p>
          <w:p w:rsidR="006B6531" w:rsidRDefault="006B6531" w:rsidP="006B6531">
            <w:r>
              <w:rPr>
                <w:rStyle w:val="HTMLCode"/>
                <w:rFonts w:eastAsiaTheme="minorHAnsi"/>
              </w:rPr>
              <w:t>/// &lt;returns&gt;&lt;/returns&gt;</w:t>
            </w:r>
          </w:p>
          <w:p w:rsidR="006B6531" w:rsidRDefault="006B6531" w:rsidP="006B6531">
            <w:r>
              <w:rPr>
                <w:rStyle w:val="HTMLCode"/>
                <w:rFonts w:eastAsiaTheme="minorHAnsi"/>
              </w:rPr>
              <w:t>[HttpGet("{id}")]</w:t>
            </w:r>
          </w:p>
          <w:p w:rsidR="006B6531" w:rsidRDefault="006B6531" w:rsidP="006B6531">
            <w:r>
              <w:rPr>
                <w:rStyle w:val="HTMLCode"/>
                <w:rFonts w:eastAsiaTheme="minorHAnsi"/>
              </w:rPr>
              <w:t>public</w:t>
            </w:r>
            <w:r>
              <w:t xml:space="preserve"> </w:t>
            </w:r>
            <w:r>
              <w:rPr>
                <w:rStyle w:val="HTMLCode"/>
                <w:rFonts w:eastAsiaTheme="minorHAnsi"/>
              </w:rPr>
              <w:t>string</w:t>
            </w:r>
            <w:r>
              <w:t xml:space="preserve"> </w:t>
            </w:r>
            <w:r>
              <w:rPr>
                <w:rStyle w:val="HTMLCode"/>
                <w:rFonts w:eastAsiaTheme="minorHAnsi"/>
              </w:rPr>
              <w:t>Get(int</w:t>
            </w:r>
            <w:r>
              <w:t xml:space="preserve"> </w:t>
            </w:r>
            <w:r>
              <w:rPr>
                <w:rStyle w:val="HTMLCode"/>
                <w:rFonts w:eastAsiaTheme="minorHAnsi"/>
              </w:rPr>
              <w:t>id, eValueType type)</w:t>
            </w:r>
          </w:p>
          <w:p w:rsidR="006B6531" w:rsidRDefault="006B6531" w:rsidP="006B6531">
            <w:r>
              <w:rPr>
                <w:rStyle w:val="HTMLCode"/>
                <w:rFonts w:eastAsiaTheme="minorHAnsi"/>
              </w:rPr>
              <w:t>{</w:t>
            </w:r>
          </w:p>
          <w:p w:rsidR="006B6531" w:rsidRDefault="006B6531" w:rsidP="006B6531">
            <w:r>
              <w:rPr>
                <w:rStyle w:val="HTMLCode"/>
                <w:rFonts w:eastAsiaTheme="minorHAnsi"/>
              </w:rPr>
              <w:t>    return</w:t>
            </w:r>
            <w:r>
              <w:t xml:space="preserve"> </w:t>
            </w:r>
            <w:r>
              <w:rPr>
                <w:rStyle w:val="HTMLCode"/>
                <w:rFonts w:eastAsiaTheme="minorHAnsi"/>
              </w:rPr>
              <w:t>"value";</w:t>
            </w:r>
          </w:p>
          <w:p w:rsidR="006B6531" w:rsidRDefault="006B6531" w:rsidP="006B6531">
            <w:pPr>
              <w:rPr>
                <w:sz w:val="24"/>
                <w:szCs w:val="24"/>
              </w:rPr>
            </w:pPr>
            <w:r>
              <w:rPr>
                <w:rStyle w:val="HTMLCode"/>
                <w:rFonts w:eastAsiaTheme="minorHAnsi"/>
              </w:rPr>
              <w:t>}</w:t>
            </w:r>
          </w:p>
        </w:tc>
      </w:tr>
    </w:tbl>
    <w:p w:rsidR="006B6531" w:rsidRDefault="006B6531" w:rsidP="006B6531">
      <w:pPr>
        <w:pStyle w:val="NormalWeb"/>
      </w:pPr>
      <w:r>
        <w:t>Run the app and see the swagger UI for this method. The enum values are displayed in the dropdown as numbers. Based on number, it’s difficult to identify the string value for enum.</w:t>
      </w:r>
    </w:p>
    <w:p w:rsidR="006B6531" w:rsidRDefault="006B6531" w:rsidP="006B6531">
      <w:pPr>
        <w:pStyle w:val="NormalWeb"/>
      </w:pPr>
      <w:r>
        <w:rPr>
          <w:noProof/>
          <w:color w:val="0000FF"/>
        </w:rPr>
        <w:lastRenderedPageBreak/>
        <w:drawing>
          <wp:inline distT="0" distB="0" distL="0" distR="0">
            <wp:extent cx="9172575" cy="2924175"/>
            <wp:effectExtent l="19050" t="0" r="9525" b="0"/>
            <wp:docPr id="102" name="Picture 102" descr="Swagger Without DescribeAllEnumsAsStrings">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Swagger Without DescribeAllEnumsAsStrings">
                      <a:hlinkClick r:id="rId133"/>
                    </pic:cNvPr>
                    <pic:cNvPicPr>
                      <a:picLocks noChangeAspect="1" noChangeArrowheads="1"/>
                    </pic:cNvPicPr>
                  </pic:nvPicPr>
                  <pic:blipFill>
                    <a:blip r:embed="rId134" cstate="print"/>
                    <a:srcRect/>
                    <a:stretch>
                      <a:fillRect/>
                    </a:stretch>
                  </pic:blipFill>
                  <pic:spPr bwMode="auto">
                    <a:xfrm>
                      <a:off x="0" y="0"/>
                      <a:ext cx="9172575" cy="2924175"/>
                    </a:xfrm>
                    <a:prstGeom prst="rect">
                      <a:avLst/>
                    </a:prstGeom>
                    <a:noFill/>
                    <a:ln w="9525">
                      <a:noFill/>
                      <a:miter lim="800000"/>
                      <a:headEnd/>
                      <a:tailEnd/>
                    </a:ln>
                  </pic:spPr>
                </pic:pic>
              </a:graphicData>
            </a:graphic>
          </wp:inline>
        </w:drawing>
      </w:r>
      <w:r>
        <w:br/>
        <w:t xml:space="preserve">Swashbuckles has method </w:t>
      </w:r>
      <w:r>
        <w:rPr>
          <w:rStyle w:val="HTMLCode"/>
        </w:rPr>
        <w:t>DescribeAllEnumsAsStrings()</w:t>
      </w:r>
      <w:r>
        <w:t xml:space="preserve"> which needs to be added to code to display enum values as string.</w:t>
      </w:r>
    </w:p>
    <w:p w:rsidR="006B6531" w:rsidRDefault="006B6531" w:rsidP="006B6531">
      <w:hyperlink r:id="rId135" w:history="1">
        <w:r>
          <w:rPr>
            <w:rStyle w:val="Hyperlink"/>
          </w:rPr>
          <w:t>?</w:t>
        </w:r>
      </w:hyperlink>
    </w:p>
    <w:tbl>
      <w:tblPr>
        <w:tblW w:w="0" w:type="auto"/>
        <w:tblCellSpacing w:w="0" w:type="dxa"/>
        <w:tblCellMar>
          <w:left w:w="0" w:type="dxa"/>
          <w:right w:w="0" w:type="dxa"/>
        </w:tblCellMar>
        <w:tblLook w:val="04A0"/>
      </w:tblPr>
      <w:tblGrid>
        <w:gridCol w:w="224"/>
        <w:gridCol w:w="8802"/>
      </w:tblGrid>
      <w:tr w:rsidR="006B6531" w:rsidTr="006B6531">
        <w:trPr>
          <w:tblCellSpacing w:w="0" w:type="dxa"/>
        </w:trPr>
        <w:tc>
          <w:tcPr>
            <w:tcW w:w="0" w:type="auto"/>
            <w:vAlign w:val="center"/>
            <w:hideMark/>
          </w:tcPr>
          <w:p w:rsidR="006B6531" w:rsidRDefault="006B6531" w:rsidP="006B6531">
            <w:r>
              <w:t>1</w:t>
            </w:r>
          </w:p>
          <w:p w:rsidR="006B6531" w:rsidRDefault="006B6531" w:rsidP="006B6531">
            <w:r>
              <w:t>2</w:t>
            </w:r>
          </w:p>
          <w:p w:rsidR="006B6531" w:rsidRDefault="006B6531" w:rsidP="006B6531">
            <w:r>
              <w:t>3</w:t>
            </w:r>
          </w:p>
          <w:p w:rsidR="006B6531" w:rsidRDefault="006B6531" w:rsidP="006B6531">
            <w:r>
              <w:t>4</w:t>
            </w:r>
          </w:p>
          <w:p w:rsidR="006B6531" w:rsidRDefault="006B6531" w:rsidP="006B6531">
            <w:r>
              <w:t>5</w:t>
            </w:r>
          </w:p>
          <w:p w:rsidR="006B6531" w:rsidRDefault="006B6531" w:rsidP="006B6531">
            <w:r>
              <w:t>6</w:t>
            </w:r>
          </w:p>
          <w:p w:rsidR="006B6531" w:rsidRDefault="006B6531" w:rsidP="006B6531">
            <w:r>
              <w:t>7</w:t>
            </w:r>
          </w:p>
          <w:p w:rsidR="006B6531" w:rsidRDefault="006B6531" w:rsidP="006B6531">
            <w:r>
              <w:t>8</w:t>
            </w:r>
          </w:p>
          <w:p w:rsidR="006B6531" w:rsidRDefault="006B6531" w:rsidP="006B6531">
            <w:r>
              <w:t>9</w:t>
            </w:r>
          </w:p>
          <w:p w:rsidR="006B6531" w:rsidRDefault="006B6531" w:rsidP="006B6531">
            <w:r>
              <w:t>10</w:t>
            </w:r>
          </w:p>
          <w:p w:rsidR="006B6531" w:rsidRDefault="006B6531" w:rsidP="006B6531">
            <w:r>
              <w:t>11</w:t>
            </w:r>
          </w:p>
          <w:p w:rsidR="006B6531" w:rsidRDefault="006B6531" w:rsidP="006B6531">
            <w:r>
              <w:t>12</w:t>
            </w:r>
          </w:p>
          <w:p w:rsidR="006B6531" w:rsidRDefault="006B6531" w:rsidP="006B6531">
            <w:pPr>
              <w:rPr>
                <w:sz w:val="24"/>
                <w:szCs w:val="24"/>
              </w:rPr>
            </w:pPr>
            <w:r>
              <w:t>13</w:t>
            </w:r>
          </w:p>
        </w:tc>
        <w:tc>
          <w:tcPr>
            <w:tcW w:w="0" w:type="auto"/>
            <w:vAlign w:val="center"/>
            <w:hideMark/>
          </w:tcPr>
          <w:p w:rsidR="006B6531" w:rsidRDefault="006B6531" w:rsidP="006B6531">
            <w:r>
              <w:rPr>
                <w:rStyle w:val="HTMLCode"/>
                <w:rFonts w:eastAsiaTheme="minorHAnsi"/>
              </w:rPr>
              <w:t>services.ConfigureSwaggerGen(options =&gt;</w:t>
            </w:r>
          </w:p>
          <w:p w:rsidR="006B6531" w:rsidRDefault="006B6531" w:rsidP="006B6531">
            <w:r>
              <w:rPr>
                <w:rStyle w:val="HTMLCode"/>
                <w:rFonts w:eastAsiaTheme="minorHAnsi"/>
              </w:rPr>
              <w:t>{</w:t>
            </w:r>
          </w:p>
          <w:p w:rsidR="006B6531" w:rsidRDefault="006B6531" w:rsidP="006B6531">
            <w:r>
              <w:rPr>
                <w:rStyle w:val="HTMLCode"/>
                <w:rFonts w:eastAsiaTheme="minorHAnsi"/>
              </w:rPr>
              <w:t>    options.SingleApiVersion(new</w:t>
            </w:r>
            <w:r>
              <w:t xml:space="preserve"> </w:t>
            </w:r>
            <w:r>
              <w:rPr>
                <w:rStyle w:val="HTMLCode"/>
                <w:rFonts w:eastAsiaTheme="minorHAnsi"/>
              </w:rPr>
              <w:t>Info</w:t>
            </w:r>
          </w:p>
          <w:p w:rsidR="006B6531" w:rsidRDefault="006B6531" w:rsidP="006B6531">
            <w:r>
              <w:rPr>
                <w:rStyle w:val="HTMLCode"/>
                <w:rFonts w:eastAsiaTheme="minorHAnsi"/>
              </w:rPr>
              <w:t>    {</w:t>
            </w:r>
          </w:p>
          <w:p w:rsidR="006B6531" w:rsidRDefault="006B6531" w:rsidP="006B6531">
            <w:r>
              <w:rPr>
                <w:rStyle w:val="HTMLCode"/>
                <w:rFonts w:eastAsiaTheme="minorHAnsi"/>
              </w:rPr>
              <w:t>        Version = "v1",</w:t>
            </w:r>
          </w:p>
          <w:p w:rsidR="006B6531" w:rsidRDefault="006B6531" w:rsidP="006B6531">
            <w:r>
              <w:rPr>
                <w:rStyle w:val="HTMLCode"/>
                <w:rFonts w:eastAsiaTheme="minorHAnsi"/>
              </w:rPr>
              <w:t>        Title = "My API",</w:t>
            </w:r>
          </w:p>
          <w:p w:rsidR="006B6531" w:rsidRDefault="006B6531" w:rsidP="006B6531">
            <w:r>
              <w:rPr>
                <w:rStyle w:val="HTMLCode"/>
                <w:rFonts w:eastAsiaTheme="minorHAnsi"/>
              </w:rPr>
              <w:t>        Description = "My First Core Web API",</w:t>
            </w:r>
          </w:p>
          <w:p w:rsidR="006B6531" w:rsidRDefault="006B6531" w:rsidP="006B6531">
            <w:r>
              <w:rPr>
                <w:rStyle w:val="HTMLCode"/>
                <w:rFonts w:eastAsiaTheme="minorHAnsi"/>
              </w:rPr>
              <w:t>        TermsOfService = "None",</w:t>
            </w:r>
          </w:p>
          <w:p w:rsidR="006B6531" w:rsidRDefault="006B6531" w:rsidP="006B6531">
            <w:r>
              <w:rPr>
                <w:rStyle w:val="HTMLCode"/>
                <w:rFonts w:eastAsiaTheme="minorHAnsi"/>
              </w:rPr>
              <w:t>        Contact = new</w:t>
            </w:r>
            <w:r>
              <w:t xml:space="preserve"> </w:t>
            </w:r>
            <w:r>
              <w:rPr>
                <w:rStyle w:val="HTMLCode"/>
                <w:rFonts w:eastAsiaTheme="minorHAnsi"/>
              </w:rPr>
              <w:t>Contact() { Name = "Talking Dotnet", Email = "contact@talkingdotnet.com", Url = "www.talkingdotnet.com"</w:t>
            </w:r>
            <w:r>
              <w:t xml:space="preserve"> </w:t>
            </w:r>
            <w:r>
              <w:rPr>
                <w:rStyle w:val="HTMLCode"/>
                <w:rFonts w:eastAsiaTheme="minorHAnsi"/>
              </w:rPr>
              <w:t>}</w:t>
            </w:r>
          </w:p>
          <w:p w:rsidR="006B6531" w:rsidRDefault="006B6531" w:rsidP="006B6531">
            <w:r>
              <w:rPr>
                <w:rStyle w:val="HTMLCode"/>
                <w:rFonts w:eastAsiaTheme="minorHAnsi"/>
              </w:rPr>
              <w:t>    });</w:t>
            </w:r>
          </w:p>
          <w:p w:rsidR="006B6531" w:rsidRDefault="006B6531" w:rsidP="006B6531">
            <w:r>
              <w:rPr>
                <w:rStyle w:val="HTMLCode"/>
                <w:rFonts w:eastAsiaTheme="minorHAnsi"/>
              </w:rPr>
              <w:t>    options.IncludeXmlComments(xmlPath);</w:t>
            </w:r>
          </w:p>
          <w:p w:rsidR="006B6531" w:rsidRDefault="006B6531" w:rsidP="006B6531">
            <w:r>
              <w:rPr>
                <w:rStyle w:val="HTMLCode"/>
                <w:rFonts w:eastAsiaTheme="minorHAnsi"/>
              </w:rPr>
              <w:t>    options.DescribeAllEnumsAsStrings();</w:t>
            </w:r>
          </w:p>
          <w:p w:rsidR="006B6531" w:rsidRDefault="006B6531" w:rsidP="006B6531">
            <w:pPr>
              <w:rPr>
                <w:sz w:val="24"/>
                <w:szCs w:val="24"/>
              </w:rPr>
            </w:pPr>
            <w:r>
              <w:rPr>
                <w:rStyle w:val="HTMLCode"/>
                <w:rFonts w:eastAsiaTheme="minorHAnsi"/>
              </w:rPr>
              <w:t>});</w:t>
            </w:r>
          </w:p>
        </w:tc>
      </w:tr>
    </w:tbl>
    <w:p w:rsidR="006B6531" w:rsidRDefault="006B6531" w:rsidP="006B6531">
      <w:pPr>
        <w:pStyle w:val="NormalWeb"/>
      </w:pPr>
      <w:r>
        <w:t>And now run the app. You should see actual enum string values in drop down instead of numbers. Quite useful.</w:t>
      </w:r>
    </w:p>
    <w:p w:rsidR="006B6531" w:rsidRDefault="006B6531" w:rsidP="006B6531">
      <w:pPr>
        <w:pStyle w:val="NormalWeb"/>
      </w:pPr>
      <w:r>
        <w:rPr>
          <w:noProof/>
          <w:color w:val="0000FF"/>
        </w:rPr>
        <w:lastRenderedPageBreak/>
        <w:drawing>
          <wp:inline distT="0" distB="0" distL="0" distR="0">
            <wp:extent cx="9163050" cy="2895600"/>
            <wp:effectExtent l="19050" t="0" r="0" b="0"/>
            <wp:docPr id="103" name="Picture 103" descr="Swagger With DescribeAllEnumsAsStrings">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wagger With DescribeAllEnumsAsStrings">
                      <a:hlinkClick r:id="rId136"/>
                    </pic:cNvPr>
                    <pic:cNvPicPr>
                      <a:picLocks noChangeAspect="1" noChangeArrowheads="1"/>
                    </pic:cNvPicPr>
                  </pic:nvPicPr>
                  <pic:blipFill>
                    <a:blip r:embed="rId137" cstate="print"/>
                    <a:srcRect/>
                    <a:stretch>
                      <a:fillRect/>
                    </a:stretch>
                  </pic:blipFill>
                  <pic:spPr bwMode="auto">
                    <a:xfrm>
                      <a:off x="0" y="0"/>
                      <a:ext cx="9163050" cy="2895600"/>
                    </a:xfrm>
                    <a:prstGeom prst="rect">
                      <a:avLst/>
                    </a:prstGeom>
                    <a:noFill/>
                    <a:ln w="9525">
                      <a:noFill/>
                      <a:miter lim="800000"/>
                      <a:headEnd/>
                      <a:tailEnd/>
                    </a:ln>
                  </pic:spPr>
                </pic:pic>
              </a:graphicData>
            </a:graphic>
          </wp:inline>
        </w:drawing>
      </w:r>
    </w:p>
    <w:p w:rsidR="006B6531" w:rsidRDefault="006B6531" w:rsidP="006B6531">
      <w:pPr>
        <w:pStyle w:val="NormalWeb"/>
      </w:pPr>
      <w:r>
        <w:t xml:space="preserve">There is also a method named </w:t>
      </w:r>
      <w:r>
        <w:rPr>
          <w:rStyle w:val="HTMLCode"/>
        </w:rPr>
        <w:t>DescribeStringEnumsInCamelCase</w:t>
      </w:r>
      <w:r>
        <w:t xml:space="preserve"> to covert enum string values in camel case.</w:t>
      </w:r>
    </w:p>
    <w:p w:rsidR="006B6531" w:rsidRDefault="006B6531" w:rsidP="006B6531">
      <w:pPr>
        <w:pStyle w:val="Heading3"/>
      </w:pPr>
      <w:r>
        <w:t>Summary</w:t>
      </w:r>
    </w:p>
    <w:p w:rsidR="006B6531" w:rsidRDefault="006B6531" w:rsidP="006B6531">
      <w:pPr>
        <w:pStyle w:val="NormalWeb"/>
      </w:pPr>
      <w:r>
        <w:t>Swagger is really useful. It provides an UI to your WEB API which helps in testing the API’s easily. And integrating this with ASP.NET Core WEB API is also quite simple and straight forward.</w:t>
      </w:r>
    </w:p>
    <w:p w:rsidR="006B6531" w:rsidRDefault="006B6531" w:rsidP="006B6531">
      <w:pPr>
        <w:pStyle w:val="NormalWeb"/>
      </w:pPr>
      <w:r>
        <w:t>Thank you for reading. Keep visiting this blog and share this in your network. Please put your thoughts and feedback in comments section.</w:t>
      </w:r>
    </w:p>
    <w:p w:rsidR="006B6531" w:rsidRDefault="006B6531">
      <w:r w:rsidRPr="006B6531">
        <w:t>http://www.talkingdotnet.com/add-swagger-to-asp-net-core-web-api/</w:t>
      </w:r>
    </w:p>
    <w:p w:rsidR="006B6531" w:rsidRDefault="006B6531">
      <w:r w:rsidRPr="006B6531">
        <w:t>https://swagger.io/specification/</w:t>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sz w:val="24"/>
          <w:szCs w:val="24"/>
          <w:lang w:eastAsia="en-IN"/>
        </w:rPr>
        <w:t xml:space="preserve">Generating Swagger metadata manually (JSON or YAML file) can be a tedious work if you have to write it manually. However, you can automate API discovery of ASP.NET Web API services by using the </w:t>
      </w:r>
      <w:hyperlink r:id="rId138" w:history="1">
        <w:r w:rsidRPr="006B6531">
          <w:rPr>
            <w:rFonts w:ascii="Times New Roman" w:eastAsia="Times New Roman" w:hAnsi="Times New Roman" w:cs="Times New Roman"/>
            <w:color w:val="0000FF"/>
            <w:sz w:val="24"/>
            <w:szCs w:val="24"/>
            <w:u w:val="single"/>
            <w:lang w:eastAsia="en-IN"/>
          </w:rPr>
          <w:t>Swashbuckle NuGet package</w:t>
        </w:r>
      </w:hyperlink>
      <w:r w:rsidRPr="006B6531">
        <w:rPr>
          <w:rFonts w:ascii="Times New Roman" w:eastAsia="Times New Roman" w:hAnsi="Times New Roman" w:cs="Times New Roman"/>
          <w:sz w:val="24"/>
          <w:szCs w:val="24"/>
          <w:lang w:eastAsia="en-IN"/>
        </w:rPr>
        <w:t xml:space="preserve"> to dynamically generate Swagger API metadata.</w:t>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sz w:val="24"/>
          <w:szCs w:val="24"/>
          <w:lang w:eastAsia="en-IN"/>
        </w:rPr>
        <w:t>Swashbuckle is seamlessly and automatically adds Swagger metadata to ASP.NET Web Api projects. Depending on the package version, it supports ASP.NET Core Web API projects and the traditional ASP.NET Web API and any other “flavor” like Azure API App, Azure Mobile App, Azure Service Fabric microservices based on ASP.NET or plain Web API on containers, as in this case.</w:t>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sz w:val="24"/>
          <w:szCs w:val="24"/>
          <w:lang w:eastAsia="en-IN"/>
        </w:rPr>
        <w:t>Swashbuckle combines ApiExplorer and Swagger/swagger-ui to provide a rich discovery and documentation to your API consumers.</w:t>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sz w:val="24"/>
          <w:szCs w:val="24"/>
          <w:lang w:eastAsia="en-IN"/>
        </w:rPr>
        <w:lastRenderedPageBreak/>
        <w:t>In addition to its Swagger metadata generator engine, Swashbuckle also contains an embedded version of swagger-ui which it will automatically serve up once Swashbuckle is installed.</w:t>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sz w:val="24"/>
          <w:szCs w:val="24"/>
          <w:lang w:eastAsia="en-IN"/>
        </w:rPr>
        <w:t>This means you can complement your API with a slick discovery UI to assist developers with their integration efforts. Best of all, it requires minimal coding and maintenance because it is automatically generated, allowing you to focus on building your API. The final result for the API explorer will look as the image below.</w:t>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drawing>
          <wp:inline distT="0" distB="0" distL="0" distR="0">
            <wp:extent cx="10953750" cy="5086350"/>
            <wp:effectExtent l="19050" t="0" r="0" b="0"/>
            <wp:docPr id="112" name="Picture 112" descr="image">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image">
                      <a:hlinkClick r:id="rId139"/>
                    </pic:cNvPr>
                    <pic:cNvPicPr>
                      <a:picLocks noChangeAspect="1" noChangeArrowheads="1"/>
                    </pic:cNvPicPr>
                  </pic:nvPicPr>
                  <pic:blipFill>
                    <a:blip r:embed="rId140" cstate="print"/>
                    <a:srcRect/>
                    <a:stretch>
                      <a:fillRect/>
                    </a:stretch>
                  </pic:blipFill>
                  <pic:spPr bwMode="auto">
                    <a:xfrm>
                      <a:off x="0" y="0"/>
                      <a:ext cx="10953750" cy="5086350"/>
                    </a:xfrm>
                    <a:prstGeom prst="rect">
                      <a:avLst/>
                    </a:prstGeom>
                    <a:noFill/>
                    <a:ln w="9525">
                      <a:noFill/>
                      <a:miter lim="800000"/>
                      <a:headEnd/>
                      <a:tailEnd/>
                    </a:ln>
                  </pic:spPr>
                </pic:pic>
              </a:graphicData>
            </a:graphic>
          </wp:inline>
        </w:drawing>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sz w:val="24"/>
          <w:szCs w:val="24"/>
          <w:lang w:eastAsia="en-IN"/>
        </w:rPr>
        <w:t xml:space="preserve">But that UI explorer is not the most important thing here, as mentioned, once you have a Web API that can describe itself in Swagger metadata, your API can seamlessly be used from Swagger-based tools including client proxy classes code generator that can target many platforms, like using </w:t>
      </w:r>
      <w:hyperlink r:id="rId141" w:history="1">
        <w:r w:rsidRPr="006B6531">
          <w:rPr>
            <w:rFonts w:ascii="Times New Roman" w:eastAsia="Times New Roman" w:hAnsi="Times New Roman" w:cs="Times New Roman"/>
            <w:color w:val="0000FF"/>
            <w:sz w:val="24"/>
            <w:szCs w:val="24"/>
            <w:u w:val="single"/>
            <w:lang w:eastAsia="en-IN"/>
          </w:rPr>
          <w:t>swagger-codegen</w:t>
        </w:r>
      </w:hyperlink>
      <w:r w:rsidRPr="006B6531">
        <w:rPr>
          <w:rFonts w:ascii="Times New Roman" w:eastAsia="Times New Roman" w:hAnsi="Times New Roman" w:cs="Times New Roman"/>
          <w:sz w:val="24"/>
          <w:szCs w:val="24"/>
          <w:lang w:eastAsia="en-IN"/>
        </w:rPr>
        <w:t>, for example, which allows code generation of API client libraries, server stubs and documentation automatically.</w:t>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sz w:val="24"/>
          <w:szCs w:val="24"/>
          <w:lang w:eastAsia="en-IN"/>
        </w:rPr>
        <w:t xml:space="preserve">Currently, Swashbuckle consists of two NuGet packages – </w:t>
      </w:r>
      <w:r w:rsidRPr="006B6531">
        <w:rPr>
          <w:rFonts w:ascii="Times New Roman" w:eastAsia="Times New Roman" w:hAnsi="Times New Roman" w:cs="Times New Roman"/>
          <w:i/>
          <w:iCs/>
          <w:sz w:val="24"/>
          <w:szCs w:val="24"/>
          <w:lang w:eastAsia="en-IN"/>
        </w:rPr>
        <w:t>Swashbuckle.SwaggerGen</w:t>
      </w:r>
      <w:r w:rsidRPr="006B6531">
        <w:rPr>
          <w:rFonts w:ascii="Times New Roman" w:eastAsia="Times New Roman" w:hAnsi="Times New Roman" w:cs="Times New Roman"/>
          <w:sz w:val="24"/>
          <w:szCs w:val="24"/>
          <w:lang w:eastAsia="en-IN"/>
        </w:rPr>
        <w:t xml:space="preserve"> and </w:t>
      </w:r>
      <w:r w:rsidRPr="006B6531">
        <w:rPr>
          <w:rFonts w:ascii="Times New Roman" w:eastAsia="Times New Roman" w:hAnsi="Times New Roman" w:cs="Times New Roman"/>
          <w:i/>
          <w:iCs/>
          <w:sz w:val="24"/>
          <w:szCs w:val="24"/>
          <w:lang w:eastAsia="en-IN"/>
        </w:rPr>
        <w:t>Swashbuckle.SwaggerUi</w:t>
      </w:r>
      <w:r w:rsidRPr="006B6531">
        <w:rPr>
          <w:rFonts w:ascii="Times New Roman" w:eastAsia="Times New Roman" w:hAnsi="Times New Roman" w:cs="Times New Roman"/>
          <w:sz w:val="24"/>
          <w:szCs w:val="24"/>
          <w:lang w:eastAsia="en-IN"/>
        </w:rPr>
        <w:t>. The former provides functionality to generate one or more Swagger documents directly from your API implementation and expose them as JSON endpoints. The latter provides an embedded version of the swagger-ui tool that can be served by your application and powered by the generated Swagger documents to describe your API.</w:t>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sz w:val="24"/>
          <w:szCs w:val="24"/>
          <w:lang w:eastAsia="en-IN"/>
        </w:rPr>
        <w:lastRenderedPageBreak/>
        <w:t xml:space="preserve">Once you have installed those Nuget packages on your Web API project, you will need to configure Swagger in your Startup.cs class, as in the following code in </w:t>
      </w:r>
      <w:r w:rsidRPr="006B6531">
        <w:rPr>
          <w:rFonts w:ascii="Times New Roman" w:eastAsia="Times New Roman" w:hAnsi="Times New Roman" w:cs="Times New Roman"/>
          <w:b/>
          <w:bCs/>
          <w:sz w:val="24"/>
          <w:szCs w:val="24"/>
          <w:lang w:eastAsia="en-IN"/>
        </w:rPr>
        <w:t>your ASP.NET Core Web API project:</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9000"/>
      </w:tblGrid>
      <w:tr w:rsidR="006B6531" w:rsidRPr="006B6531" w:rsidTr="006B6531">
        <w:trPr>
          <w:tblCellSpacing w:w="0" w:type="dxa"/>
        </w:trPr>
        <w:tc>
          <w:tcPr>
            <w:tcW w:w="9000" w:type="dxa"/>
            <w:tcBorders>
              <w:top w:val="outset" w:sz="6" w:space="0" w:color="auto"/>
              <w:left w:val="outset" w:sz="6" w:space="0" w:color="auto"/>
              <w:bottom w:val="outset" w:sz="6" w:space="0" w:color="auto"/>
              <w:right w:val="outset" w:sz="6" w:space="0" w:color="auto"/>
            </w:tcBorders>
            <w:hideMark/>
          </w:tcPr>
          <w:p w:rsidR="006B6531" w:rsidRPr="006B6531" w:rsidRDefault="006B6531" w:rsidP="006B6531">
            <w:pPr>
              <w:spacing w:after="0"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b/>
                <w:bCs/>
                <w:sz w:val="24"/>
                <w:szCs w:val="24"/>
                <w:lang w:eastAsia="en-IN"/>
              </w:rPr>
              <w:t>public class Startup</w:t>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sz w:val="24"/>
                <w:szCs w:val="24"/>
                <w:lang w:eastAsia="en-IN"/>
              </w:rPr>
              <w:t>{</w:t>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sz w:val="24"/>
                <w:szCs w:val="24"/>
                <w:lang w:eastAsia="en-IN"/>
              </w:rPr>
              <w:t>public IConfigurationRoot Configuration { get; }</w:t>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sz w:val="24"/>
                <w:szCs w:val="24"/>
                <w:lang w:eastAsia="en-IN"/>
              </w:rPr>
              <w:t>//Other Startup code…</w:t>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sz w:val="24"/>
                <w:szCs w:val="24"/>
                <w:lang w:eastAsia="en-IN"/>
              </w:rPr>
              <w:t>public void ConfigureServices(IServiceCollection services)</w:t>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sz w:val="24"/>
                <w:szCs w:val="24"/>
                <w:lang w:eastAsia="en-IN"/>
              </w:rPr>
              <w:t>{</w:t>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sz w:val="24"/>
                <w:szCs w:val="24"/>
                <w:lang w:eastAsia="en-IN"/>
              </w:rPr>
              <w:t>//Other ConfigureServices() code…</w:t>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b/>
                <w:bCs/>
                <w:sz w:val="24"/>
                <w:szCs w:val="24"/>
                <w:lang w:eastAsia="en-IN"/>
              </w:rPr>
              <w:t>services.AddSwaggerGen();</w:t>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b/>
                <w:bCs/>
                <w:sz w:val="24"/>
                <w:szCs w:val="24"/>
                <w:lang w:eastAsia="en-IN"/>
              </w:rPr>
              <w:t>  services.ConfigureSwaggerGen(options =&gt;</w:t>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sz w:val="24"/>
                <w:szCs w:val="24"/>
                <w:lang w:eastAsia="en-IN"/>
              </w:rPr>
              <w:t>{</w:t>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sz w:val="24"/>
                <w:szCs w:val="24"/>
                <w:lang w:eastAsia="en-IN"/>
              </w:rPr>
              <w:t>options.DescribeAllEnumsAsStrings();</w:t>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b/>
                <w:bCs/>
                <w:sz w:val="24"/>
                <w:szCs w:val="24"/>
                <w:lang w:eastAsia="en-IN"/>
              </w:rPr>
              <w:t>options.SingleApiVersion(new Swashbuckle.Swagger.Model.Info()</w:t>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b/>
                <w:bCs/>
                <w:sz w:val="24"/>
                <w:szCs w:val="24"/>
                <w:lang w:eastAsia="en-IN"/>
              </w:rPr>
              <w:t>  {</w:t>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b/>
                <w:bCs/>
                <w:sz w:val="24"/>
                <w:szCs w:val="24"/>
                <w:lang w:eastAsia="en-IN"/>
              </w:rPr>
              <w:t>     Title = “MyCatalog HTTP API”,</w:t>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b/>
                <w:bCs/>
                <w:sz w:val="24"/>
                <w:szCs w:val="24"/>
                <w:lang w:eastAsia="en-IN"/>
              </w:rPr>
              <w:t>     Version = “v1”,</w:t>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b/>
                <w:bCs/>
                <w:sz w:val="24"/>
                <w:szCs w:val="24"/>
                <w:lang w:eastAsia="en-IN"/>
              </w:rPr>
              <w:t>     Description = “My Catalog Microservice HTTP API”,</w:t>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b/>
                <w:bCs/>
                <w:sz w:val="24"/>
                <w:szCs w:val="24"/>
                <w:lang w:eastAsia="en-IN"/>
              </w:rPr>
              <w:t>     TermsOfService = “My terms Of Service”</w:t>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b/>
                <w:bCs/>
                <w:sz w:val="24"/>
                <w:szCs w:val="24"/>
                <w:lang w:eastAsia="en-IN"/>
              </w:rPr>
              <w:t>   });</w:t>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sz w:val="24"/>
                <w:szCs w:val="24"/>
                <w:lang w:eastAsia="en-IN"/>
              </w:rPr>
              <w:t>});</w:t>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sz w:val="24"/>
                <w:szCs w:val="24"/>
                <w:lang w:eastAsia="en-IN"/>
              </w:rPr>
              <w:t>//Other ConfigureServices() code…</w:t>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sz w:val="24"/>
                <w:szCs w:val="24"/>
                <w:lang w:eastAsia="en-IN"/>
              </w:rPr>
              <w:t>}</w:t>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sz w:val="24"/>
                <w:szCs w:val="24"/>
                <w:lang w:eastAsia="en-IN"/>
              </w:rPr>
              <w:t>public void Configure(IApplicationBuilder app,</w:t>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sz w:val="24"/>
                <w:szCs w:val="24"/>
                <w:lang w:eastAsia="en-IN"/>
              </w:rPr>
              <w:t>IHostingEnvironment env,</w:t>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sz w:val="24"/>
                <w:szCs w:val="24"/>
                <w:lang w:eastAsia="en-IN"/>
              </w:rPr>
              <w:lastRenderedPageBreak/>
              <w:t>ILoggerFactory loggerFactory)</w:t>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sz w:val="24"/>
                <w:szCs w:val="24"/>
                <w:lang w:eastAsia="en-IN"/>
              </w:rPr>
              <w:t>{</w:t>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sz w:val="24"/>
                <w:szCs w:val="24"/>
                <w:lang w:eastAsia="en-IN"/>
              </w:rPr>
              <w:t>//Other Configure() code…</w:t>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sz w:val="24"/>
                <w:szCs w:val="24"/>
                <w:lang w:eastAsia="en-IN"/>
              </w:rPr>
              <w:t>// …</w:t>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sz w:val="24"/>
                <w:szCs w:val="24"/>
                <w:lang w:eastAsia="en-IN"/>
              </w:rPr>
              <w:t>app.UseSwagger()</w:t>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sz w:val="24"/>
                <w:szCs w:val="24"/>
                <w:lang w:eastAsia="en-IN"/>
              </w:rPr>
              <w:t>.UseSwaggerUi();</w:t>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sz w:val="24"/>
                <w:szCs w:val="24"/>
                <w:lang w:eastAsia="en-IN"/>
              </w:rPr>
              <w:t>}</w:t>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sz w:val="24"/>
                <w:szCs w:val="24"/>
                <w:lang w:eastAsia="en-IN"/>
              </w:rPr>
              <w:t>}</w:t>
            </w:r>
          </w:p>
        </w:tc>
      </w:tr>
    </w:tbl>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sz w:val="24"/>
          <w:szCs w:val="24"/>
          <w:lang w:eastAsia="en-IN"/>
        </w:rPr>
        <w:lastRenderedPageBreak/>
        <w:t>Once this is done, you should be able to spin up your app and browse the following Swagger JSON and UI endpoints respectively.</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9000"/>
      </w:tblGrid>
      <w:tr w:rsidR="006B6531" w:rsidRPr="006B6531" w:rsidTr="006B6531">
        <w:trPr>
          <w:tblCellSpacing w:w="0" w:type="dxa"/>
        </w:trPr>
        <w:tc>
          <w:tcPr>
            <w:tcW w:w="9000" w:type="dxa"/>
            <w:tcBorders>
              <w:top w:val="outset" w:sz="6" w:space="0" w:color="auto"/>
              <w:left w:val="outset" w:sz="6" w:space="0" w:color="auto"/>
              <w:bottom w:val="outset" w:sz="6" w:space="0" w:color="auto"/>
              <w:right w:val="outset" w:sz="6" w:space="0" w:color="auto"/>
            </w:tcBorders>
            <w:hideMark/>
          </w:tcPr>
          <w:p w:rsidR="006B6531" w:rsidRPr="006B6531" w:rsidRDefault="006B6531" w:rsidP="006B6531">
            <w:pPr>
              <w:spacing w:after="0"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b/>
                <w:bCs/>
                <w:sz w:val="24"/>
                <w:szCs w:val="24"/>
                <w:lang w:eastAsia="en-IN"/>
              </w:rPr>
              <w:t>&lt;your-root-url&gt;/swagger/v1/swagger.json</w:t>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b/>
                <w:bCs/>
                <w:sz w:val="24"/>
                <w:szCs w:val="24"/>
                <w:lang w:eastAsia="en-IN"/>
              </w:rPr>
              <w:t>&lt;your-root-url&gt;/swagger/ui</w:t>
            </w:r>
          </w:p>
        </w:tc>
      </w:tr>
    </w:tbl>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sz w:val="24"/>
          <w:szCs w:val="24"/>
          <w:lang w:eastAsia="en-IN"/>
        </w:rPr>
        <w:t>You previously showed the generated UI created by Swashbuckle with the URL “&lt;your-root-url&gt;/swagger/ui”. Below you can also see how you can test any specific API method.</w:t>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lastRenderedPageBreak/>
        <w:drawing>
          <wp:inline distT="0" distB="0" distL="0" distR="0">
            <wp:extent cx="10496550" cy="8239125"/>
            <wp:effectExtent l="19050" t="0" r="0" b="0"/>
            <wp:docPr id="113" name="Picture 113" descr="image">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image">
                      <a:hlinkClick r:id="rId142"/>
                    </pic:cNvPr>
                    <pic:cNvPicPr>
                      <a:picLocks noChangeAspect="1" noChangeArrowheads="1"/>
                    </pic:cNvPicPr>
                  </pic:nvPicPr>
                  <pic:blipFill>
                    <a:blip r:embed="rId143" cstate="print"/>
                    <a:srcRect/>
                    <a:stretch>
                      <a:fillRect/>
                    </a:stretch>
                  </pic:blipFill>
                  <pic:spPr bwMode="auto">
                    <a:xfrm>
                      <a:off x="0" y="0"/>
                      <a:ext cx="10496550" cy="8239125"/>
                    </a:xfrm>
                    <a:prstGeom prst="rect">
                      <a:avLst/>
                    </a:prstGeom>
                    <a:noFill/>
                    <a:ln w="9525">
                      <a:noFill/>
                      <a:miter lim="800000"/>
                      <a:headEnd/>
                      <a:tailEnd/>
                    </a:ln>
                  </pic:spPr>
                </pic:pic>
              </a:graphicData>
            </a:graphic>
          </wp:inline>
        </w:drawing>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sz w:val="24"/>
          <w:szCs w:val="24"/>
          <w:lang w:eastAsia="en-IN"/>
        </w:rPr>
        <w:t xml:space="preserve">Now, the following image is the Swagger JSON metadata generated from the eShopOnContainer microservice (which is really what the tools use underneath) when you </w:t>
      </w:r>
      <w:r w:rsidRPr="006B6531">
        <w:rPr>
          <w:rFonts w:ascii="Times New Roman" w:eastAsia="Times New Roman" w:hAnsi="Times New Roman" w:cs="Times New Roman"/>
          <w:sz w:val="24"/>
          <w:szCs w:val="24"/>
          <w:lang w:eastAsia="en-IN"/>
        </w:rPr>
        <w:lastRenderedPageBreak/>
        <w:t xml:space="preserve">test it and request that &lt;your-root-url&gt;/swagger/v1/swagger.json URL using the convenient </w:t>
      </w:r>
      <w:hyperlink r:id="rId144" w:history="1">
        <w:r w:rsidRPr="006B6531">
          <w:rPr>
            <w:rFonts w:ascii="Times New Roman" w:eastAsia="Times New Roman" w:hAnsi="Times New Roman" w:cs="Times New Roman"/>
            <w:color w:val="0000FF"/>
            <w:sz w:val="24"/>
            <w:szCs w:val="24"/>
            <w:u w:val="single"/>
            <w:lang w:eastAsia="en-IN"/>
          </w:rPr>
          <w:t>Postman</w:t>
        </w:r>
      </w:hyperlink>
      <w:r w:rsidRPr="006B6531">
        <w:rPr>
          <w:rFonts w:ascii="Times New Roman" w:eastAsia="Times New Roman" w:hAnsi="Times New Roman" w:cs="Times New Roman"/>
          <w:sz w:val="24"/>
          <w:szCs w:val="24"/>
          <w:lang w:eastAsia="en-IN"/>
        </w:rPr>
        <w:t xml:space="preserve"> tool.</w:t>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drawing>
          <wp:inline distT="0" distB="0" distL="0" distR="0">
            <wp:extent cx="10744200" cy="6286500"/>
            <wp:effectExtent l="19050" t="0" r="0" b="0"/>
            <wp:docPr id="114" name="Picture 114" descr="image">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mage">
                      <a:hlinkClick r:id="rId145"/>
                    </pic:cNvPr>
                    <pic:cNvPicPr>
                      <a:picLocks noChangeAspect="1" noChangeArrowheads="1"/>
                    </pic:cNvPicPr>
                  </pic:nvPicPr>
                  <pic:blipFill>
                    <a:blip r:embed="rId146" cstate="print"/>
                    <a:srcRect/>
                    <a:stretch>
                      <a:fillRect/>
                    </a:stretch>
                  </pic:blipFill>
                  <pic:spPr bwMode="auto">
                    <a:xfrm>
                      <a:off x="0" y="0"/>
                      <a:ext cx="10744200" cy="6286500"/>
                    </a:xfrm>
                    <a:prstGeom prst="rect">
                      <a:avLst/>
                    </a:prstGeom>
                    <a:noFill/>
                    <a:ln w="9525">
                      <a:noFill/>
                      <a:miter lim="800000"/>
                      <a:headEnd/>
                      <a:tailEnd/>
                    </a:ln>
                  </pic:spPr>
                </pic:pic>
              </a:graphicData>
            </a:graphic>
          </wp:inline>
        </w:drawing>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sz w:val="24"/>
          <w:szCs w:val="24"/>
          <w:lang w:eastAsia="en-IN"/>
        </w:rPr>
        <w:t>It is that simple, and because it is automatically generated, the Swagger metadata will grow while you add more functionality to your API.</w:t>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sz w:val="24"/>
          <w:szCs w:val="24"/>
          <w:lang w:eastAsia="en-IN"/>
        </w:rPr>
        <w:t xml:space="preserve">NOTE: Currently, </w:t>
      </w:r>
      <w:hyperlink r:id="rId147" w:history="1">
        <w:r w:rsidRPr="006B6531">
          <w:rPr>
            <w:rFonts w:ascii="Times New Roman" w:eastAsia="Times New Roman" w:hAnsi="Times New Roman" w:cs="Times New Roman"/>
            <w:color w:val="0000FF"/>
            <w:sz w:val="24"/>
            <w:szCs w:val="24"/>
            <w:u w:val="single"/>
            <w:lang w:eastAsia="en-IN"/>
          </w:rPr>
          <w:t>Swashbuckle 6.0.0</w:t>
        </w:r>
      </w:hyperlink>
      <w:r w:rsidRPr="006B6531">
        <w:rPr>
          <w:rFonts w:ascii="Times New Roman" w:eastAsia="Times New Roman" w:hAnsi="Times New Roman" w:cs="Times New Roman"/>
          <w:sz w:val="24"/>
          <w:szCs w:val="24"/>
          <w:lang w:eastAsia="en-IN"/>
        </w:rPr>
        <w:t xml:space="preserve"> version is what you need to use for ASP.NET Core Web API projects which is by the way the most common case when building Docker containers with .NET Core (as in the code I’m testing using Docker), but you can also use plain ASP.NET Core on Linux or Windows, with no Docker, of course.</w:t>
      </w:r>
    </w:p>
    <w:p w:rsidR="006B6531" w:rsidRPr="006B6531" w:rsidRDefault="006B6531" w:rsidP="006B6531">
      <w:pPr>
        <w:spacing w:before="100" w:beforeAutospacing="1" w:after="100" w:afterAutospacing="1" w:line="240" w:lineRule="auto"/>
        <w:rPr>
          <w:rFonts w:ascii="Times New Roman" w:eastAsia="Times New Roman" w:hAnsi="Times New Roman" w:cs="Times New Roman"/>
          <w:sz w:val="24"/>
          <w:szCs w:val="24"/>
          <w:lang w:eastAsia="en-IN"/>
        </w:rPr>
      </w:pPr>
      <w:r w:rsidRPr="006B6531">
        <w:rPr>
          <w:rFonts w:ascii="Times New Roman" w:eastAsia="Times New Roman" w:hAnsi="Times New Roman" w:cs="Times New Roman"/>
          <w:sz w:val="24"/>
          <w:szCs w:val="24"/>
          <w:lang w:eastAsia="en-IN"/>
        </w:rPr>
        <w:t>If using the traditional .NET Framework for Windows, you need to use a different NuGet package version.</w:t>
      </w:r>
    </w:p>
    <w:p w:rsidR="006B6531" w:rsidRDefault="006B6531"/>
    <w:p w:rsidR="006B6531" w:rsidRDefault="006B6531">
      <w:r w:rsidRPr="006B6531">
        <w:t>https://blogs.msdn.microsoft.com/cesardelatorre/2016/12/05/generating-swagger-description-metadata-from-your-asp-net-core-web-apis-with-swashbuckle/</w:t>
      </w:r>
    </w:p>
    <w:p w:rsidR="006B6531" w:rsidRDefault="006B6531">
      <w:r w:rsidRPr="006B6531">
        <w:t>https://github.com/domaindrivendev/Swashbuckle.AspNetCore</w:t>
      </w:r>
    </w:p>
    <w:p w:rsidR="006B6531" w:rsidRDefault="001A161B">
      <w:r w:rsidRPr="001A161B">
        <w:t>https://blogs.msdn.microsoft.com/cesardelatorre/2016/12/05/generating-swagger-description-metadata-from-your-asp-net-core-web-apis-with-swashbuckle/</w:t>
      </w:r>
    </w:p>
    <w:p w:rsidR="001A161B" w:rsidRDefault="001A161B" w:rsidP="001A161B">
      <w:pPr>
        <w:pStyle w:val="Heading1"/>
      </w:pPr>
      <w:r>
        <w:t>What is Swagger</w:t>
      </w:r>
    </w:p>
    <w:p w:rsidR="001A161B" w:rsidRDefault="001A161B" w:rsidP="001A161B">
      <w:pPr>
        <w:pStyle w:val="NormalWeb"/>
      </w:pPr>
      <w:hyperlink r:id="rId148" w:history="1">
        <w:r>
          <w:rPr>
            <w:rStyle w:val="Hyperlink"/>
          </w:rPr>
          <w:t>Swagger</w:t>
        </w:r>
      </w:hyperlink>
      <w:r>
        <w:t xml:space="preserve"> is a very much used open source framework backed by a large ecosystem of tools that helps you design, build, document, and consume your RESTful APIs. It is probably becoming as the main standard for this domain (APIs description metadata).</w:t>
      </w:r>
    </w:p>
    <w:p w:rsidR="001A161B" w:rsidRDefault="001A161B" w:rsidP="001A161B">
      <w:pPr>
        <w:pStyle w:val="NormalWeb"/>
      </w:pPr>
      <w:r>
        <w:t>The heart of Swagger is the Swagger Specification (API description metadata which is a JSON or YAML file). The specification creates the RESTful contract for your API, detailing all of its resources and operations in a human and machine readable format for easy development, discovery, and integration.</w:t>
      </w:r>
    </w:p>
    <w:p w:rsidR="001A161B" w:rsidRDefault="001A161B" w:rsidP="001A161B">
      <w:pPr>
        <w:pStyle w:val="NormalWeb"/>
      </w:pPr>
      <w:r>
        <w:t>The specification is the basis of the OpenAPI Specification (OAS) and is developed in an open, transparent, and collaborative community to standardize the way RESTful interfaces are defined.</w:t>
      </w:r>
    </w:p>
    <w:p w:rsidR="001A161B" w:rsidRDefault="001A161B" w:rsidP="001A161B">
      <w:pPr>
        <w:pStyle w:val="NormalWeb"/>
      </w:pPr>
      <w:r>
        <w:t xml:space="preserve">This specification defines the structure for how a service can be discovered and its capabilities understood. More information, a Web Editor, and examples of Swaggers from companies like Spotify, Uber, Slack, Microsoft and many more can be found at </w:t>
      </w:r>
      <w:hyperlink r:id="rId149" w:history="1">
        <w:r>
          <w:rPr>
            <w:rStyle w:val="Hyperlink"/>
          </w:rPr>
          <w:t>http://swagger.io</w:t>
        </w:r>
      </w:hyperlink>
    </w:p>
    <w:p w:rsidR="001A161B" w:rsidRDefault="001A161B" w:rsidP="001A161B">
      <w:pPr>
        <w:pStyle w:val="Heading1"/>
      </w:pPr>
      <w:r>
        <w:t>Why to use Swagger</w:t>
      </w:r>
    </w:p>
    <w:p w:rsidR="001A161B" w:rsidRDefault="001A161B" w:rsidP="001A161B">
      <w:pPr>
        <w:pStyle w:val="NormalWeb"/>
      </w:pPr>
      <w:r>
        <w:t>The main reasons why you would want to generate Swagger metadata about your APIs are basically the following:</w:t>
      </w:r>
    </w:p>
    <w:p w:rsidR="001A161B" w:rsidRDefault="001A161B" w:rsidP="001A161B">
      <w:pPr>
        <w:pStyle w:val="NormalWeb"/>
      </w:pPr>
      <w:r>
        <w:t xml:space="preserve">– </w:t>
      </w:r>
      <w:r>
        <w:rPr>
          <w:b/>
          <w:bCs/>
        </w:rPr>
        <w:t>Ability to automatically consume and integrate your APIs with tens of products</w:t>
      </w:r>
      <w:r>
        <w:t xml:space="preserve"> and </w:t>
      </w:r>
      <w:hyperlink r:id="rId150" w:history="1">
        <w:r>
          <w:rPr>
            <w:rStyle w:val="Hyperlink"/>
          </w:rPr>
          <w:t>commercial tools supporting Swagger</w:t>
        </w:r>
      </w:hyperlink>
      <w:r>
        <w:t xml:space="preserve"> plus many </w:t>
      </w:r>
      <w:hyperlink r:id="rId151" w:history="1">
        <w:r>
          <w:rPr>
            <w:rStyle w:val="Hyperlink"/>
          </w:rPr>
          <w:t>libraries and frameworks</w:t>
        </w:r>
      </w:hyperlink>
      <w:r>
        <w:t xml:space="preserve"> serving the Swagger ecosystem. Microsoft has high level products and tools that can automatically consume Swagger based APIs, like the following:</w:t>
      </w:r>
    </w:p>
    <w:p w:rsidR="001A161B" w:rsidRDefault="001A161B" w:rsidP="001A161B">
      <w:pPr>
        <w:pStyle w:val="NormalWeb"/>
      </w:pPr>
      <w:r>
        <w:t xml:space="preserve">o </w:t>
      </w:r>
      <w:hyperlink r:id="rId152" w:history="1">
        <w:r>
          <w:rPr>
            <w:rStyle w:val="Hyperlink"/>
            <w:b/>
            <w:bCs/>
          </w:rPr>
          <w:t>Microsoft Flow</w:t>
        </w:r>
      </w:hyperlink>
      <w:r>
        <w:t xml:space="preserve"> – Ability to automatically </w:t>
      </w:r>
      <w:hyperlink r:id="rId153" w:history="1">
        <w:r>
          <w:rPr>
            <w:rStyle w:val="Hyperlink"/>
          </w:rPr>
          <w:t>use and integrate your API</w:t>
        </w:r>
      </w:hyperlink>
      <w:r>
        <w:t xml:space="preserve"> into a high-level Microsoft Flow workflow, with no programming skills required.</w:t>
      </w:r>
    </w:p>
    <w:p w:rsidR="001A161B" w:rsidRDefault="001A161B" w:rsidP="001A161B">
      <w:pPr>
        <w:pStyle w:val="NormalWeb"/>
      </w:pPr>
      <w:r>
        <w:t xml:space="preserve">o </w:t>
      </w:r>
      <w:hyperlink r:id="rId154" w:history="1">
        <w:r>
          <w:rPr>
            <w:rStyle w:val="Hyperlink"/>
            <w:b/>
            <w:bCs/>
          </w:rPr>
          <w:t>Microsoft PowerApps</w:t>
        </w:r>
      </w:hyperlink>
      <w:r>
        <w:t xml:space="preserve"> – Ability to automatically consume your API from </w:t>
      </w:r>
      <w:hyperlink r:id="rId155" w:history="1">
        <w:r>
          <w:rPr>
            <w:rStyle w:val="Hyperlink"/>
          </w:rPr>
          <w:t>PowerApps mobile apps</w:t>
        </w:r>
      </w:hyperlink>
      <w:r>
        <w:t xml:space="preserve"> built with </w:t>
      </w:r>
      <w:hyperlink r:id="rId156" w:history="1">
        <w:r>
          <w:rPr>
            <w:rStyle w:val="Hyperlink"/>
          </w:rPr>
          <w:t>PowerApps Studio</w:t>
        </w:r>
      </w:hyperlink>
      <w:r>
        <w:t>, with no programming skills required.</w:t>
      </w:r>
    </w:p>
    <w:p w:rsidR="001A161B" w:rsidRDefault="001A161B" w:rsidP="001A161B">
      <w:pPr>
        <w:pStyle w:val="NormalWeb"/>
      </w:pPr>
      <w:r>
        <w:t xml:space="preserve">o </w:t>
      </w:r>
      <w:hyperlink r:id="rId157" w:history="1">
        <w:r>
          <w:rPr>
            <w:rStyle w:val="Hyperlink"/>
            <w:b/>
            <w:bCs/>
          </w:rPr>
          <w:t>Azure App Service Logic Apps</w:t>
        </w:r>
      </w:hyperlink>
      <w:r>
        <w:t xml:space="preserve"> – Ability to automatically </w:t>
      </w:r>
      <w:hyperlink r:id="rId158" w:history="1">
        <w:r>
          <w:rPr>
            <w:rStyle w:val="Hyperlink"/>
          </w:rPr>
          <w:t>use and integrate your API into an Azure App Service Logic App</w:t>
        </w:r>
      </w:hyperlink>
      <w:r>
        <w:t>, with no programming skills required.</w:t>
      </w:r>
    </w:p>
    <w:p w:rsidR="001A161B" w:rsidRDefault="001A161B" w:rsidP="001A161B">
      <w:pPr>
        <w:pStyle w:val="NormalWeb"/>
      </w:pPr>
      <w:r>
        <w:lastRenderedPageBreak/>
        <w:t xml:space="preserve">– </w:t>
      </w:r>
      <w:r>
        <w:rPr>
          <w:b/>
          <w:bCs/>
        </w:rPr>
        <w:t>APIs documentation automatically generated</w:t>
      </w:r>
      <w:r>
        <w:t xml:space="preserve"> – When creating large scale RESTful APIs, like when building complex microservice based applications, you will need to handle a large number of endpoints with different data models used in the request/response payloads. Proper documentation and having a solid API explorer is a crucial pillar for your API success and likability by developers.</w:t>
      </w:r>
    </w:p>
    <w:p w:rsidR="001A161B" w:rsidRDefault="001A161B" w:rsidP="001A161B">
      <w:pPr>
        <w:pStyle w:val="NormalWeb"/>
      </w:pPr>
      <w:r>
        <w:t>Swagger’s metadata is basically what Microsoft Flow, PowerApps and Azure Logic Apps use to understand how to use services/APIs and connect to it.</w:t>
      </w:r>
    </w:p>
    <w:p w:rsidR="001A161B" w:rsidRDefault="001A161B" w:rsidP="001A161B">
      <w:pPr>
        <w:pStyle w:val="Heading1"/>
      </w:pPr>
      <w:r>
        <w:t>How to automate API Swagger metadata generation with Swashbuckle NuGet package from your ASP.NET Core Web APIs</w:t>
      </w:r>
    </w:p>
    <w:p w:rsidR="001A161B" w:rsidRDefault="001A161B" w:rsidP="001A161B">
      <w:pPr>
        <w:pStyle w:val="NormalWeb"/>
      </w:pPr>
      <w:r>
        <w:t xml:space="preserve">Generating Swagger metadata manually (JSON or YAML file) can be a tedious work if you have to write it manually. However, you can automate API discovery of ASP.NET Web API services by using the </w:t>
      </w:r>
      <w:hyperlink r:id="rId159" w:history="1">
        <w:r>
          <w:rPr>
            <w:rStyle w:val="Hyperlink"/>
          </w:rPr>
          <w:t>Swashbuckle NuGet package</w:t>
        </w:r>
      </w:hyperlink>
      <w:r>
        <w:t xml:space="preserve"> to dynamically generate Swagger API metadata.</w:t>
      </w:r>
    </w:p>
    <w:p w:rsidR="001A161B" w:rsidRDefault="001A161B" w:rsidP="001A161B">
      <w:pPr>
        <w:pStyle w:val="NormalWeb"/>
      </w:pPr>
      <w:r>
        <w:t>Swashbuckle is seamlessly and automatically adds Swagger metadata to ASP.NET Web Api projects. Depending on the package version, it supports ASP.NET Core Web API projects and the traditional ASP.NET Web API and any other “flavor” like Azure API App, Azure Mobile App, Azure Service Fabric microservices based on ASP.NET or plain Web API on containers, as in this case.</w:t>
      </w:r>
    </w:p>
    <w:p w:rsidR="001A161B" w:rsidRDefault="001A161B" w:rsidP="001A161B">
      <w:pPr>
        <w:pStyle w:val="NormalWeb"/>
      </w:pPr>
      <w:r>
        <w:t>Swashbuckle combines ApiExplorer and Swagger/swagger-ui to provide a rich discovery and documentation to your API consumers.</w:t>
      </w:r>
    </w:p>
    <w:p w:rsidR="001A161B" w:rsidRDefault="001A161B" w:rsidP="001A161B">
      <w:pPr>
        <w:pStyle w:val="NormalWeb"/>
      </w:pPr>
      <w:r>
        <w:t>In addition to its Swagger metadata generator engine, Swashbuckle also contains an embedded version of swagger-ui which it will automatically serve up once Swashbuckle is installed.</w:t>
      </w:r>
    </w:p>
    <w:p w:rsidR="001A161B" w:rsidRDefault="001A161B" w:rsidP="001A161B">
      <w:pPr>
        <w:pStyle w:val="NormalWeb"/>
      </w:pPr>
      <w:r>
        <w:t>This means you can complement your API with a slick discovery UI to assist developers with their integration efforts. Best of all, it requires minimal coding and maintenance because it is automatically generated, allowing you to focus on building your API. The final result for the API explorer will look as the image below.</w:t>
      </w:r>
    </w:p>
    <w:p w:rsidR="001A161B" w:rsidRDefault="001A161B" w:rsidP="001A161B">
      <w:pPr>
        <w:pStyle w:val="NormalWeb"/>
      </w:pPr>
      <w:r>
        <w:rPr>
          <w:noProof/>
          <w:color w:val="0000FF"/>
        </w:rPr>
        <w:lastRenderedPageBreak/>
        <w:drawing>
          <wp:inline distT="0" distB="0" distL="0" distR="0">
            <wp:extent cx="10953750" cy="5086350"/>
            <wp:effectExtent l="19050" t="0" r="0" b="0"/>
            <wp:docPr id="118" name="Picture 118" descr="image">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image">
                      <a:hlinkClick r:id="rId139"/>
                    </pic:cNvPr>
                    <pic:cNvPicPr>
                      <a:picLocks noChangeAspect="1" noChangeArrowheads="1"/>
                    </pic:cNvPicPr>
                  </pic:nvPicPr>
                  <pic:blipFill>
                    <a:blip r:embed="rId140" cstate="print"/>
                    <a:srcRect/>
                    <a:stretch>
                      <a:fillRect/>
                    </a:stretch>
                  </pic:blipFill>
                  <pic:spPr bwMode="auto">
                    <a:xfrm>
                      <a:off x="0" y="0"/>
                      <a:ext cx="10953750" cy="5086350"/>
                    </a:xfrm>
                    <a:prstGeom prst="rect">
                      <a:avLst/>
                    </a:prstGeom>
                    <a:noFill/>
                    <a:ln w="9525">
                      <a:noFill/>
                      <a:miter lim="800000"/>
                      <a:headEnd/>
                      <a:tailEnd/>
                    </a:ln>
                  </pic:spPr>
                </pic:pic>
              </a:graphicData>
            </a:graphic>
          </wp:inline>
        </w:drawing>
      </w:r>
    </w:p>
    <w:p w:rsidR="001A161B" w:rsidRDefault="001A161B" w:rsidP="001A161B">
      <w:pPr>
        <w:pStyle w:val="NormalWeb"/>
      </w:pPr>
      <w:r>
        <w:t xml:space="preserve">But that UI explorer is not the most important thing here, as mentioned, once you have a Web API that can describe itself in Swagger metadata, your API can seamlessly be used from Swagger-based tools including client proxy classes code generator that can target many platforms, like using </w:t>
      </w:r>
      <w:hyperlink r:id="rId160" w:history="1">
        <w:r>
          <w:rPr>
            <w:rStyle w:val="Hyperlink"/>
          </w:rPr>
          <w:t>swagger-codegen</w:t>
        </w:r>
      </w:hyperlink>
      <w:r>
        <w:t>, for example, which allows code generation of API client libraries, server stubs and documentation automatically.</w:t>
      </w:r>
    </w:p>
    <w:p w:rsidR="001A161B" w:rsidRDefault="001A161B" w:rsidP="001A161B">
      <w:pPr>
        <w:pStyle w:val="NormalWeb"/>
      </w:pPr>
      <w:r>
        <w:t xml:space="preserve">Currently, Swashbuckle consists of two NuGet packages – </w:t>
      </w:r>
      <w:r>
        <w:rPr>
          <w:i/>
          <w:iCs/>
        </w:rPr>
        <w:t>Swashbuckle.SwaggerGen</w:t>
      </w:r>
      <w:r>
        <w:t xml:space="preserve"> and </w:t>
      </w:r>
      <w:r>
        <w:rPr>
          <w:i/>
          <w:iCs/>
        </w:rPr>
        <w:t>Swashbuckle.SwaggerUi</w:t>
      </w:r>
      <w:r>
        <w:t>. The former provides functionality to generate one or more Swagger documents directly from your API implementation and expose them as JSON endpoints. The latter provides an embedded version of the swagger-ui tool that can be served by your application and powered by the generated Swagger documents to describe your API.</w:t>
      </w:r>
    </w:p>
    <w:p w:rsidR="001A161B" w:rsidRDefault="001A161B" w:rsidP="001A161B">
      <w:pPr>
        <w:pStyle w:val="NormalWeb"/>
      </w:pPr>
      <w:r>
        <w:t xml:space="preserve">Once you have installed those Nuget packages on your Web API project, you will need to configure Swagger in your Startup.cs class, as in the following code in </w:t>
      </w:r>
      <w:r>
        <w:rPr>
          <w:rStyle w:val="Strong"/>
        </w:rPr>
        <w:t>your ASP.NET Core Web API project:</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9000"/>
      </w:tblGrid>
      <w:tr w:rsidR="001A161B" w:rsidTr="001A161B">
        <w:trPr>
          <w:tblCellSpacing w:w="0" w:type="dxa"/>
        </w:trPr>
        <w:tc>
          <w:tcPr>
            <w:tcW w:w="9000" w:type="dxa"/>
            <w:tcBorders>
              <w:top w:val="outset" w:sz="6" w:space="0" w:color="auto"/>
              <w:left w:val="outset" w:sz="6" w:space="0" w:color="auto"/>
              <w:bottom w:val="outset" w:sz="6" w:space="0" w:color="auto"/>
              <w:right w:val="outset" w:sz="6" w:space="0" w:color="auto"/>
            </w:tcBorders>
            <w:hideMark/>
          </w:tcPr>
          <w:p w:rsidR="001A161B" w:rsidRDefault="001A161B">
            <w:r>
              <w:rPr>
                <w:rStyle w:val="Strong"/>
              </w:rPr>
              <w:t>public class Startup</w:t>
            </w:r>
          </w:p>
          <w:p w:rsidR="001A161B" w:rsidRDefault="001A161B">
            <w:pPr>
              <w:pStyle w:val="NormalWeb"/>
            </w:pPr>
            <w:r>
              <w:t>{</w:t>
            </w:r>
          </w:p>
          <w:p w:rsidR="001A161B" w:rsidRDefault="001A161B">
            <w:pPr>
              <w:pStyle w:val="NormalWeb"/>
            </w:pPr>
            <w:r>
              <w:lastRenderedPageBreak/>
              <w:t>public IConfigurationRoot Configuration { get; }</w:t>
            </w:r>
          </w:p>
          <w:p w:rsidR="001A161B" w:rsidRDefault="001A161B">
            <w:pPr>
              <w:pStyle w:val="NormalWeb"/>
            </w:pPr>
            <w:r>
              <w:t>//Other Startup code…</w:t>
            </w:r>
          </w:p>
          <w:p w:rsidR="001A161B" w:rsidRDefault="001A161B">
            <w:pPr>
              <w:pStyle w:val="NormalWeb"/>
            </w:pPr>
            <w:r>
              <w:t>public void ConfigureServices(IServiceCollection services)</w:t>
            </w:r>
          </w:p>
          <w:p w:rsidR="001A161B" w:rsidRDefault="001A161B">
            <w:pPr>
              <w:pStyle w:val="NormalWeb"/>
            </w:pPr>
            <w:r>
              <w:t>{</w:t>
            </w:r>
          </w:p>
          <w:p w:rsidR="001A161B" w:rsidRDefault="001A161B">
            <w:pPr>
              <w:pStyle w:val="NormalWeb"/>
            </w:pPr>
            <w:r>
              <w:t>//Other ConfigureServices() code…</w:t>
            </w:r>
          </w:p>
          <w:p w:rsidR="001A161B" w:rsidRDefault="001A161B">
            <w:pPr>
              <w:pStyle w:val="NormalWeb"/>
            </w:pPr>
            <w:r>
              <w:rPr>
                <w:rStyle w:val="Strong"/>
              </w:rPr>
              <w:t>services.AddSwaggerGen();</w:t>
            </w:r>
          </w:p>
          <w:p w:rsidR="001A161B" w:rsidRDefault="001A161B">
            <w:pPr>
              <w:pStyle w:val="NormalWeb"/>
            </w:pPr>
            <w:r>
              <w:rPr>
                <w:rStyle w:val="Strong"/>
              </w:rPr>
              <w:t>  services.ConfigureSwaggerGen(options =&gt;</w:t>
            </w:r>
          </w:p>
          <w:p w:rsidR="001A161B" w:rsidRDefault="001A161B">
            <w:pPr>
              <w:pStyle w:val="NormalWeb"/>
            </w:pPr>
            <w:r>
              <w:t>{</w:t>
            </w:r>
          </w:p>
          <w:p w:rsidR="001A161B" w:rsidRDefault="001A161B">
            <w:pPr>
              <w:pStyle w:val="NormalWeb"/>
            </w:pPr>
            <w:r>
              <w:t>options.DescribeAllEnumsAsStrings();</w:t>
            </w:r>
          </w:p>
          <w:p w:rsidR="001A161B" w:rsidRDefault="001A161B">
            <w:pPr>
              <w:pStyle w:val="NormalWeb"/>
            </w:pPr>
            <w:r>
              <w:rPr>
                <w:rStyle w:val="Strong"/>
              </w:rPr>
              <w:t>options.SingleApiVersion(new Swashbuckle.Swagger.Model.Info()</w:t>
            </w:r>
          </w:p>
          <w:p w:rsidR="001A161B" w:rsidRDefault="001A161B">
            <w:pPr>
              <w:pStyle w:val="NormalWeb"/>
            </w:pPr>
            <w:r>
              <w:rPr>
                <w:rStyle w:val="Strong"/>
              </w:rPr>
              <w:t>  {</w:t>
            </w:r>
          </w:p>
          <w:p w:rsidR="001A161B" w:rsidRDefault="001A161B">
            <w:pPr>
              <w:pStyle w:val="NormalWeb"/>
            </w:pPr>
            <w:r>
              <w:rPr>
                <w:rStyle w:val="Strong"/>
              </w:rPr>
              <w:t>     Title = “MyCatalog HTTP API”,</w:t>
            </w:r>
          </w:p>
          <w:p w:rsidR="001A161B" w:rsidRDefault="001A161B">
            <w:pPr>
              <w:pStyle w:val="NormalWeb"/>
            </w:pPr>
            <w:r>
              <w:rPr>
                <w:rStyle w:val="Strong"/>
              </w:rPr>
              <w:t>     Version = “v1”,</w:t>
            </w:r>
          </w:p>
          <w:p w:rsidR="001A161B" w:rsidRDefault="001A161B">
            <w:pPr>
              <w:pStyle w:val="NormalWeb"/>
            </w:pPr>
            <w:r>
              <w:rPr>
                <w:rStyle w:val="Strong"/>
              </w:rPr>
              <w:t>     Description = “My Catalog Microservice HTTP API”,</w:t>
            </w:r>
          </w:p>
          <w:p w:rsidR="001A161B" w:rsidRDefault="001A161B">
            <w:pPr>
              <w:pStyle w:val="NormalWeb"/>
            </w:pPr>
            <w:r>
              <w:rPr>
                <w:rStyle w:val="Strong"/>
              </w:rPr>
              <w:t>     TermsOfService = “My terms Of Service”</w:t>
            </w:r>
          </w:p>
          <w:p w:rsidR="001A161B" w:rsidRDefault="001A161B">
            <w:pPr>
              <w:pStyle w:val="NormalWeb"/>
            </w:pPr>
            <w:r>
              <w:rPr>
                <w:rStyle w:val="Strong"/>
              </w:rPr>
              <w:t>   });</w:t>
            </w:r>
          </w:p>
          <w:p w:rsidR="001A161B" w:rsidRDefault="001A161B">
            <w:pPr>
              <w:pStyle w:val="NormalWeb"/>
            </w:pPr>
            <w:r>
              <w:t>});</w:t>
            </w:r>
          </w:p>
          <w:p w:rsidR="001A161B" w:rsidRDefault="001A161B">
            <w:pPr>
              <w:pStyle w:val="NormalWeb"/>
            </w:pPr>
            <w:r>
              <w:t>//Other ConfigureServices() code…</w:t>
            </w:r>
          </w:p>
          <w:p w:rsidR="001A161B" w:rsidRDefault="001A161B">
            <w:pPr>
              <w:pStyle w:val="NormalWeb"/>
            </w:pPr>
            <w:r>
              <w:t>}</w:t>
            </w:r>
          </w:p>
          <w:p w:rsidR="001A161B" w:rsidRDefault="001A161B">
            <w:pPr>
              <w:pStyle w:val="NormalWeb"/>
            </w:pPr>
            <w:r>
              <w:t>public void Configure(IApplicationBuilder app,</w:t>
            </w:r>
          </w:p>
          <w:p w:rsidR="001A161B" w:rsidRDefault="001A161B">
            <w:pPr>
              <w:pStyle w:val="NormalWeb"/>
            </w:pPr>
            <w:r>
              <w:t>IHostingEnvironment env,</w:t>
            </w:r>
          </w:p>
          <w:p w:rsidR="001A161B" w:rsidRDefault="001A161B">
            <w:pPr>
              <w:pStyle w:val="NormalWeb"/>
            </w:pPr>
            <w:r>
              <w:t>ILoggerFactory loggerFactory)</w:t>
            </w:r>
          </w:p>
          <w:p w:rsidR="001A161B" w:rsidRDefault="001A161B">
            <w:pPr>
              <w:pStyle w:val="NormalWeb"/>
            </w:pPr>
            <w:r>
              <w:t>{</w:t>
            </w:r>
          </w:p>
          <w:p w:rsidR="001A161B" w:rsidRDefault="001A161B">
            <w:pPr>
              <w:pStyle w:val="NormalWeb"/>
            </w:pPr>
            <w:r>
              <w:t>//Other Configure() code…</w:t>
            </w:r>
          </w:p>
          <w:p w:rsidR="001A161B" w:rsidRDefault="001A161B">
            <w:pPr>
              <w:pStyle w:val="NormalWeb"/>
            </w:pPr>
            <w:r>
              <w:lastRenderedPageBreak/>
              <w:t>// …</w:t>
            </w:r>
          </w:p>
          <w:p w:rsidR="001A161B" w:rsidRDefault="001A161B">
            <w:pPr>
              <w:pStyle w:val="NormalWeb"/>
            </w:pPr>
            <w:r>
              <w:t>app.UseSwagger()</w:t>
            </w:r>
          </w:p>
          <w:p w:rsidR="001A161B" w:rsidRDefault="001A161B">
            <w:pPr>
              <w:pStyle w:val="NormalWeb"/>
            </w:pPr>
            <w:r>
              <w:t>.UseSwaggerUi();</w:t>
            </w:r>
          </w:p>
          <w:p w:rsidR="001A161B" w:rsidRDefault="001A161B">
            <w:pPr>
              <w:pStyle w:val="NormalWeb"/>
            </w:pPr>
            <w:r>
              <w:t>}</w:t>
            </w:r>
          </w:p>
          <w:p w:rsidR="001A161B" w:rsidRDefault="001A161B">
            <w:pPr>
              <w:pStyle w:val="NormalWeb"/>
            </w:pPr>
            <w:r>
              <w:t>}</w:t>
            </w:r>
          </w:p>
        </w:tc>
      </w:tr>
    </w:tbl>
    <w:p w:rsidR="001A161B" w:rsidRDefault="001A161B" w:rsidP="001A161B">
      <w:pPr>
        <w:pStyle w:val="NormalWeb"/>
      </w:pPr>
      <w:r>
        <w:lastRenderedPageBreak/>
        <w:t>Once this is done, you should be able to spin up your app and browse the following Swagger JSON and UI endpoints respectively.</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9000"/>
      </w:tblGrid>
      <w:tr w:rsidR="001A161B" w:rsidTr="001A161B">
        <w:trPr>
          <w:tblCellSpacing w:w="0" w:type="dxa"/>
        </w:trPr>
        <w:tc>
          <w:tcPr>
            <w:tcW w:w="9000" w:type="dxa"/>
            <w:tcBorders>
              <w:top w:val="outset" w:sz="6" w:space="0" w:color="auto"/>
              <w:left w:val="outset" w:sz="6" w:space="0" w:color="auto"/>
              <w:bottom w:val="outset" w:sz="6" w:space="0" w:color="auto"/>
              <w:right w:val="outset" w:sz="6" w:space="0" w:color="auto"/>
            </w:tcBorders>
            <w:hideMark/>
          </w:tcPr>
          <w:p w:rsidR="001A161B" w:rsidRDefault="001A161B">
            <w:r>
              <w:rPr>
                <w:rStyle w:val="Strong"/>
              </w:rPr>
              <w:t>&lt;your-root-url&gt;/swagger/v1/swagger.json</w:t>
            </w:r>
          </w:p>
          <w:p w:rsidR="001A161B" w:rsidRDefault="001A161B">
            <w:pPr>
              <w:pStyle w:val="NormalWeb"/>
            </w:pPr>
            <w:r>
              <w:rPr>
                <w:rStyle w:val="Strong"/>
              </w:rPr>
              <w:t>&lt;your-root-url&gt;/swagger/ui</w:t>
            </w:r>
          </w:p>
        </w:tc>
      </w:tr>
    </w:tbl>
    <w:p w:rsidR="001A161B" w:rsidRDefault="001A161B" w:rsidP="001A161B">
      <w:pPr>
        <w:pStyle w:val="NormalWeb"/>
      </w:pPr>
      <w:r>
        <w:t>You previously showed the generated UI created by Swashbuckle with the URL “&lt;your-root-url&gt;/swagger/ui”. Below you can also see how you can test any specific API method.</w:t>
      </w:r>
    </w:p>
    <w:p w:rsidR="001A161B" w:rsidRDefault="001A161B" w:rsidP="001A161B">
      <w:pPr>
        <w:pStyle w:val="NormalWeb"/>
      </w:pPr>
      <w:r>
        <w:rPr>
          <w:noProof/>
          <w:color w:val="0000FF"/>
        </w:rPr>
        <w:lastRenderedPageBreak/>
        <w:drawing>
          <wp:inline distT="0" distB="0" distL="0" distR="0">
            <wp:extent cx="10496550" cy="8239125"/>
            <wp:effectExtent l="19050" t="0" r="0" b="0"/>
            <wp:docPr id="119" name="Picture 119" descr="image">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image">
                      <a:hlinkClick r:id="rId142"/>
                    </pic:cNvPr>
                    <pic:cNvPicPr>
                      <a:picLocks noChangeAspect="1" noChangeArrowheads="1"/>
                    </pic:cNvPicPr>
                  </pic:nvPicPr>
                  <pic:blipFill>
                    <a:blip r:embed="rId143" cstate="print"/>
                    <a:srcRect/>
                    <a:stretch>
                      <a:fillRect/>
                    </a:stretch>
                  </pic:blipFill>
                  <pic:spPr bwMode="auto">
                    <a:xfrm>
                      <a:off x="0" y="0"/>
                      <a:ext cx="10496550" cy="8239125"/>
                    </a:xfrm>
                    <a:prstGeom prst="rect">
                      <a:avLst/>
                    </a:prstGeom>
                    <a:noFill/>
                    <a:ln w="9525">
                      <a:noFill/>
                      <a:miter lim="800000"/>
                      <a:headEnd/>
                      <a:tailEnd/>
                    </a:ln>
                  </pic:spPr>
                </pic:pic>
              </a:graphicData>
            </a:graphic>
          </wp:inline>
        </w:drawing>
      </w:r>
    </w:p>
    <w:p w:rsidR="001A161B" w:rsidRDefault="001A161B" w:rsidP="001A161B">
      <w:pPr>
        <w:pStyle w:val="NormalWeb"/>
      </w:pPr>
      <w:r>
        <w:t xml:space="preserve">Now, the following image is the Swagger JSON metadata generated from the eShopOnContainer microservice (which is really what the tools use underneath) when you </w:t>
      </w:r>
      <w:r>
        <w:lastRenderedPageBreak/>
        <w:t xml:space="preserve">test it and request that &lt;your-root-url&gt;/swagger/v1/swagger.json URL using the convenient </w:t>
      </w:r>
      <w:hyperlink r:id="rId161" w:history="1">
        <w:r>
          <w:rPr>
            <w:rStyle w:val="Hyperlink"/>
          </w:rPr>
          <w:t>Postman</w:t>
        </w:r>
      </w:hyperlink>
      <w:r>
        <w:t xml:space="preserve"> tool.</w:t>
      </w:r>
    </w:p>
    <w:p w:rsidR="001A161B" w:rsidRDefault="001A161B" w:rsidP="001A161B">
      <w:pPr>
        <w:pStyle w:val="NormalWeb"/>
      </w:pPr>
      <w:r>
        <w:rPr>
          <w:noProof/>
          <w:color w:val="0000FF"/>
        </w:rPr>
        <w:drawing>
          <wp:inline distT="0" distB="0" distL="0" distR="0">
            <wp:extent cx="10744200" cy="6286500"/>
            <wp:effectExtent l="19050" t="0" r="0" b="0"/>
            <wp:docPr id="120" name="Picture 120" descr="image">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image">
                      <a:hlinkClick r:id="rId145"/>
                    </pic:cNvPr>
                    <pic:cNvPicPr>
                      <a:picLocks noChangeAspect="1" noChangeArrowheads="1"/>
                    </pic:cNvPicPr>
                  </pic:nvPicPr>
                  <pic:blipFill>
                    <a:blip r:embed="rId146" cstate="print"/>
                    <a:srcRect/>
                    <a:stretch>
                      <a:fillRect/>
                    </a:stretch>
                  </pic:blipFill>
                  <pic:spPr bwMode="auto">
                    <a:xfrm>
                      <a:off x="0" y="0"/>
                      <a:ext cx="10744200" cy="6286500"/>
                    </a:xfrm>
                    <a:prstGeom prst="rect">
                      <a:avLst/>
                    </a:prstGeom>
                    <a:noFill/>
                    <a:ln w="9525">
                      <a:noFill/>
                      <a:miter lim="800000"/>
                      <a:headEnd/>
                      <a:tailEnd/>
                    </a:ln>
                  </pic:spPr>
                </pic:pic>
              </a:graphicData>
            </a:graphic>
          </wp:inline>
        </w:drawing>
      </w:r>
    </w:p>
    <w:p w:rsidR="001A161B" w:rsidRDefault="001A161B" w:rsidP="001A161B">
      <w:pPr>
        <w:pStyle w:val="NormalWeb"/>
      </w:pPr>
      <w:r>
        <w:t>It is that simple, and because it is automatically generated, the Swagger metadata will grow while you add more functionality to your API.</w:t>
      </w:r>
    </w:p>
    <w:p w:rsidR="001A161B" w:rsidRDefault="001A161B" w:rsidP="001A161B">
      <w:pPr>
        <w:pStyle w:val="NormalWeb"/>
      </w:pPr>
      <w:r>
        <w:t xml:space="preserve">NOTE: Currently, </w:t>
      </w:r>
      <w:hyperlink r:id="rId162" w:history="1">
        <w:r>
          <w:rPr>
            <w:rStyle w:val="Hyperlink"/>
          </w:rPr>
          <w:t>Swashbuckle 6.0.0</w:t>
        </w:r>
      </w:hyperlink>
      <w:r>
        <w:t xml:space="preserve"> version is what you need to use for ASP.NET Core Web API projects which is by the way the most common case when building Docker containers with .NET Core (as in the code I’m testing using Docker), but you can also use plain ASP.NET Core on Linux or Windows, with no Docker, of course.</w:t>
      </w:r>
    </w:p>
    <w:p w:rsidR="001A161B" w:rsidRDefault="001A161B" w:rsidP="001A161B">
      <w:pPr>
        <w:pStyle w:val="NormalWeb"/>
      </w:pPr>
      <w:r>
        <w:t>If using the traditional .NET Framework for Windows, y</w:t>
      </w:r>
    </w:p>
    <w:p w:rsidR="001A161B" w:rsidRDefault="001A161B">
      <w:r w:rsidRPr="001A161B">
        <w:lastRenderedPageBreak/>
        <w:t>https://github.com/swagger-api/swagger-ui</w:t>
      </w:r>
    </w:p>
    <w:p w:rsidR="001A161B" w:rsidRDefault="001A161B">
      <w:r w:rsidRPr="001A161B">
        <w:t>https://github.com/domaindrivendev/Swashbuckle.AspNetCore</w:t>
      </w:r>
    </w:p>
    <w:p w:rsidR="001A161B" w:rsidRDefault="001A161B">
      <w:r w:rsidRPr="001A161B">
        <w:t>https://www.codeproject.com/Articles/1078249/RESTful-Web-API-Help-Documentation-using-Swagger-U</w:t>
      </w:r>
    </w:p>
    <w:p w:rsidR="001A161B" w:rsidRDefault="001A161B">
      <w:r>
        <w:br w:type="page"/>
      </w:r>
    </w:p>
    <w:p w:rsidR="001A161B" w:rsidRDefault="001A161B"/>
    <w:p w:rsidR="001E7B75" w:rsidRDefault="001E7B75"/>
    <w:p w:rsidR="001E7B75" w:rsidRDefault="001E7B75"/>
    <w:sectPr w:rsidR="001E7B75" w:rsidSect="002625F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96C82"/>
    <w:multiLevelType w:val="multilevel"/>
    <w:tmpl w:val="12D0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6476992"/>
    <w:multiLevelType w:val="multilevel"/>
    <w:tmpl w:val="A5B8F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E577BE"/>
    <w:multiLevelType w:val="multilevel"/>
    <w:tmpl w:val="06347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EBB2167"/>
    <w:multiLevelType w:val="multilevel"/>
    <w:tmpl w:val="06902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EB5D84"/>
    <w:multiLevelType w:val="multilevel"/>
    <w:tmpl w:val="CA721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65F173F"/>
    <w:multiLevelType w:val="multilevel"/>
    <w:tmpl w:val="EF1E0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D4E1DD8"/>
    <w:multiLevelType w:val="multilevel"/>
    <w:tmpl w:val="57C48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E0B5C33"/>
    <w:multiLevelType w:val="multilevel"/>
    <w:tmpl w:val="ACF85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FCF1B1A"/>
    <w:multiLevelType w:val="multilevel"/>
    <w:tmpl w:val="EF74E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9630CCB"/>
    <w:multiLevelType w:val="multilevel"/>
    <w:tmpl w:val="1014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B536C5F"/>
    <w:multiLevelType w:val="multilevel"/>
    <w:tmpl w:val="83109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8B71C3B"/>
    <w:multiLevelType w:val="multilevel"/>
    <w:tmpl w:val="86829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9253A85"/>
    <w:multiLevelType w:val="multilevel"/>
    <w:tmpl w:val="946A5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6EA6E4F"/>
    <w:multiLevelType w:val="multilevel"/>
    <w:tmpl w:val="1E425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E29770B"/>
    <w:multiLevelType w:val="multilevel"/>
    <w:tmpl w:val="87509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8B57756"/>
    <w:multiLevelType w:val="multilevel"/>
    <w:tmpl w:val="F1BC3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D197B4D"/>
    <w:multiLevelType w:val="multilevel"/>
    <w:tmpl w:val="3AF08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4"/>
  </w:num>
  <w:num w:numId="3">
    <w:abstractNumId w:val="9"/>
  </w:num>
  <w:num w:numId="4">
    <w:abstractNumId w:val="2"/>
  </w:num>
  <w:num w:numId="5">
    <w:abstractNumId w:val="5"/>
  </w:num>
  <w:num w:numId="6">
    <w:abstractNumId w:val="0"/>
  </w:num>
  <w:num w:numId="7">
    <w:abstractNumId w:val="4"/>
  </w:num>
  <w:num w:numId="8">
    <w:abstractNumId w:val="12"/>
  </w:num>
  <w:num w:numId="9">
    <w:abstractNumId w:val="15"/>
  </w:num>
  <w:num w:numId="10">
    <w:abstractNumId w:val="13"/>
  </w:num>
  <w:num w:numId="11">
    <w:abstractNumId w:val="7"/>
  </w:num>
  <w:num w:numId="12">
    <w:abstractNumId w:val="6"/>
  </w:num>
  <w:num w:numId="13">
    <w:abstractNumId w:val="10"/>
  </w:num>
  <w:num w:numId="14">
    <w:abstractNumId w:val="11"/>
  </w:num>
  <w:num w:numId="15">
    <w:abstractNumId w:val="16"/>
  </w:num>
  <w:num w:numId="16">
    <w:abstractNumId w:val="8"/>
  </w:num>
  <w:num w:numId="1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1E7B75"/>
    <w:rsid w:val="001A161B"/>
    <w:rsid w:val="001E7B75"/>
    <w:rsid w:val="002625FA"/>
    <w:rsid w:val="006B6531"/>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25FA"/>
  </w:style>
  <w:style w:type="paragraph" w:styleId="Heading1">
    <w:name w:val="heading 1"/>
    <w:basedOn w:val="Normal"/>
    <w:next w:val="Normal"/>
    <w:link w:val="Heading1Char"/>
    <w:uiPriority w:val="9"/>
    <w:qFormat/>
    <w:rsid w:val="001E7B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E7B7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1E7B7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E7B7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E7B7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E7B7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E7B75"/>
    <w:rPr>
      <w:b/>
      <w:bCs/>
    </w:rPr>
  </w:style>
  <w:style w:type="character" w:styleId="Emphasis">
    <w:name w:val="Emphasis"/>
    <w:basedOn w:val="DefaultParagraphFont"/>
    <w:uiPriority w:val="20"/>
    <w:qFormat/>
    <w:rsid w:val="001E7B75"/>
    <w:rPr>
      <w:i/>
      <w:iCs/>
    </w:rPr>
  </w:style>
  <w:style w:type="character" w:customStyle="1" w:styleId="crayon-st">
    <w:name w:val="crayon-st"/>
    <w:basedOn w:val="DefaultParagraphFont"/>
    <w:rsid w:val="001E7B75"/>
  </w:style>
  <w:style w:type="character" w:customStyle="1" w:styleId="crayon-h">
    <w:name w:val="crayon-h"/>
    <w:basedOn w:val="DefaultParagraphFont"/>
    <w:rsid w:val="001E7B75"/>
  </w:style>
  <w:style w:type="character" w:customStyle="1" w:styleId="crayon-v">
    <w:name w:val="crayon-v"/>
    <w:basedOn w:val="DefaultParagraphFont"/>
    <w:rsid w:val="001E7B75"/>
  </w:style>
  <w:style w:type="character" w:customStyle="1" w:styleId="crayon-sy">
    <w:name w:val="crayon-sy"/>
    <w:basedOn w:val="DefaultParagraphFont"/>
    <w:rsid w:val="001E7B75"/>
  </w:style>
  <w:style w:type="character" w:customStyle="1" w:styleId="crayon-t">
    <w:name w:val="crayon-t"/>
    <w:basedOn w:val="DefaultParagraphFont"/>
    <w:rsid w:val="001E7B75"/>
  </w:style>
  <w:style w:type="character" w:customStyle="1" w:styleId="crayon-i">
    <w:name w:val="crayon-i"/>
    <w:basedOn w:val="DefaultParagraphFont"/>
    <w:rsid w:val="001E7B75"/>
  </w:style>
  <w:style w:type="character" w:customStyle="1" w:styleId="crayon-m">
    <w:name w:val="crayon-m"/>
    <w:basedOn w:val="DefaultParagraphFont"/>
    <w:rsid w:val="001E7B75"/>
  </w:style>
  <w:style w:type="character" w:customStyle="1" w:styleId="crayon-o">
    <w:name w:val="crayon-o"/>
    <w:basedOn w:val="DefaultParagraphFont"/>
    <w:rsid w:val="001E7B75"/>
  </w:style>
  <w:style w:type="character" w:customStyle="1" w:styleId="crayon-e">
    <w:name w:val="crayon-e"/>
    <w:basedOn w:val="DefaultParagraphFont"/>
    <w:rsid w:val="001E7B75"/>
  </w:style>
  <w:style w:type="character" w:customStyle="1" w:styleId="crayon-s">
    <w:name w:val="crayon-s"/>
    <w:basedOn w:val="DefaultParagraphFont"/>
    <w:rsid w:val="001E7B75"/>
  </w:style>
  <w:style w:type="character" w:customStyle="1" w:styleId="crayon-c">
    <w:name w:val="crayon-c"/>
    <w:basedOn w:val="DefaultParagraphFont"/>
    <w:rsid w:val="001E7B75"/>
  </w:style>
  <w:style w:type="character" w:customStyle="1" w:styleId="Heading2Char">
    <w:name w:val="Heading 2 Char"/>
    <w:basedOn w:val="DefaultParagraphFont"/>
    <w:link w:val="Heading2"/>
    <w:uiPriority w:val="9"/>
    <w:rsid w:val="001E7B75"/>
    <w:rPr>
      <w:rFonts w:ascii="Times New Roman" w:eastAsia="Times New Roman" w:hAnsi="Times New Roman" w:cs="Times New Roman"/>
      <w:b/>
      <w:bCs/>
      <w:sz w:val="36"/>
      <w:szCs w:val="36"/>
      <w:lang w:eastAsia="en-IN"/>
    </w:rPr>
  </w:style>
  <w:style w:type="character" w:customStyle="1" w:styleId="crayon-title">
    <w:name w:val="crayon-title"/>
    <w:basedOn w:val="DefaultParagraphFont"/>
    <w:rsid w:val="001E7B75"/>
  </w:style>
  <w:style w:type="character" w:customStyle="1" w:styleId="crayon-language">
    <w:name w:val="crayon-language"/>
    <w:basedOn w:val="DefaultParagraphFont"/>
    <w:rsid w:val="001E7B75"/>
  </w:style>
  <w:style w:type="character" w:customStyle="1" w:styleId="crayon-r">
    <w:name w:val="crayon-r"/>
    <w:basedOn w:val="DefaultParagraphFont"/>
    <w:rsid w:val="001E7B75"/>
  </w:style>
  <w:style w:type="paragraph" w:customStyle="1" w:styleId="wp-caption-text">
    <w:name w:val="wp-caption-text"/>
    <w:basedOn w:val="Normal"/>
    <w:rsid w:val="001E7B7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1E7B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7B75"/>
    <w:rPr>
      <w:rFonts w:ascii="Tahoma" w:hAnsi="Tahoma" w:cs="Tahoma"/>
      <w:sz w:val="16"/>
      <w:szCs w:val="16"/>
    </w:rPr>
  </w:style>
  <w:style w:type="character" w:styleId="Hyperlink">
    <w:name w:val="Hyperlink"/>
    <w:basedOn w:val="DefaultParagraphFont"/>
    <w:uiPriority w:val="99"/>
    <w:semiHidden/>
    <w:unhideWhenUsed/>
    <w:rsid w:val="001E7B75"/>
    <w:rPr>
      <w:color w:val="0000FF"/>
      <w:u w:val="single"/>
    </w:rPr>
  </w:style>
  <w:style w:type="paragraph" w:styleId="HTMLPreformatted">
    <w:name w:val="HTML Preformatted"/>
    <w:basedOn w:val="Normal"/>
    <w:link w:val="HTMLPreformattedChar"/>
    <w:uiPriority w:val="99"/>
    <w:semiHidden/>
    <w:unhideWhenUsed/>
    <w:rsid w:val="001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E7B75"/>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1E7B75"/>
    <w:rPr>
      <w:rFonts w:ascii="Courier New" w:eastAsia="Times New Roman" w:hAnsi="Courier New" w:cs="Courier New"/>
      <w:sz w:val="20"/>
      <w:szCs w:val="20"/>
    </w:rPr>
  </w:style>
  <w:style w:type="character" w:customStyle="1" w:styleId="pun">
    <w:name w:val="pun"/>
    <w:basedOn w:val="DefaultParagraphFont"/>
    <w:rsid w:val="001E7B75"/>
  </w:style>
  <w:style w:type="character" w:customStyle="1" w:styleId="pln">
    <w:name w:val="pln"/>
    <w:basedOn w:val="DefaultParagraphFont"/>
    <w:rsid w:val="001E7B75"/>
  </w:style>
  <w:style w:type="character" w:customStyle="1" w:styleId="kwd">
    <w:name w:val="kwd"/>
    <w:basedOn w:val="DefaultParagraphFont"/>
    <w:rsid w:val="001E7B75"/>
  </w:style>
  <w:style w:type="character" w:customStyle="1" w:styleId="typ">
    <w:name w:val="typ"/>
    <w:basedOn w:val="DefaultParagraphFont"/>
    <w:rsid w:val="001E7B75"/>
  </w:style>
  <w:style w:type="character" w:customStyle="1" w:styleId="com">
    <w:name w:val="com"/>
    <w:basedOn w:val="DefaultParagraphFont"/>
    <w:rsid w:val="001E7B75"/>
  </w:style>
  <w:style w:type="character" w:customStyle="1" w:styleId="str">
    <w:name w:val="str"/>
    <w:basedOn w:val="DefaultParagraphFont"/>
    <w:rsid w:val="001E7B75"/>
  </w:style>
  <w:style w:type="character" w:customStyle="1" w:styleId="lit">
    <w:name w:val="lit"/>
    <w:basedOn w:val="DefaultParagraphFont"/>
    <w:rsid w:val="001E7B75"/>
  </w:style>
  <w:style w:type="character" w:customStyle="1" w:styleId="comment-copy">
    <w:name w:val="comment-copy"/>
    <w:basedOn w:val="DefaultParagraphFont"/>
    <w:rsid w:val="001E7B75"/>
  </w:style>
  <w:style w:type="character" w:customStyle="1" w:styleId="comment-date">
    <w:name w:val="comment-date"/>
    <w:basedOn w:val="DefaultParagraphFont"/>
    <w:rsid w:val="001E7B75"/>
  </w:style>
  <w:style w:type="character" w:customStyle="1" w:styleId="relativetime-clean">
    <w:name w:val="relativetime-clean"/>
    <w:basedOn w:val="DefaultParagraphFont"/>
    <w:rsid w:val="001E7B75"/>
  </w:style>
  <w:style w:type="character" w:customStyle="1" w:styleId="cool">
    <w:name w:val="cool"/>
    <w:basedOn w:val="DefaultParagraphFont"/>
    <w:rsid w:val="001E7B75"/>
  </w:style>
  <w:style w:type="character" w:customStyle="1" w:styleId="warm">
    <w:name w:val="warm"/>
    <w:basedOn w:val="DefaultParagraphFont"/>
    <w:rsid w:val="001E7B75"/>
  </w:style>
  <w:style w:type="character" w:customStyle="1" w:styleId="Heading3Char">
    <w:name w:val="Heading 3 Char"/>
    <w:basedOn w:val="DefaultParagraphFont"/>
    <w:link w:val="Heading3"/>
    <w:uiPriority w:val="9"/>
    <w:semiHidden/>
    <w:rsid w:val="001E7B75"/>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1E7B75"/>
    <w:rPr>
      <w:rFonts w:asciiTheme="majorHAnsi" w:eastAsiaTheme="majorEastAsia" w:hAnsiTheme="majorHAnsi" w:cstheme="majorBidi"/>
      <w:color w:val="243F60" w:themeColor="accent1" w:themeShade="7F"/>
    </w:rPr>
  </w:style>
  <w:style w:type="paragraph" w:customStyle="1" w:styleId="lf-text-block">
    <w:name w:val="lf-text-block"/>
    <w:basedOn w:val="Normal"/>
    <w:rsid w:val="001E7B7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f-thread-btn">
    <w:name w:val="lf-thread-btn"/>
    <w:basedOn w:val="DefaultParagraphFont"/>
    <w:rsid w:val="001E7B75"/>
  </w:style>
  <w:style w:type="character" w:customStyle="1" w:styleId="language">
    <w:name w:val="language"/>
    <w:basedOn w:val="DefaultParagraphFont"/>
    <w:rsid w:val="001E7B75"/>
  </w:style>
  <w:style w:type="character" w:customStyle="1" w:styleId="hljs-tag">
    <w:name w:val="hljs-tag"/>
    <w:basedOn w:val="DefaultParagraphFont"/>
    <w:rsid w:val="001E7B75"/>
  </w:style>
  <w:style w:type="character" w:customStyle="1" w:styleId="hljs-name">
    <w:name w:val="hljs-name"/>
    <w:basedOn w:val="DefaultParagraphFont"/>
    <w:rsid w:val="001E7B75"/>
  </w:style>
  <w:style w:type="character" w:customStyle="1" w:styleId="hljs-attr">
    <w:name w:val="hljs-attr"/>
    <w:basedOn w:val="DefaultParagraphFont"/>
    <w:rsid w:val="001E7B75"/>
  </w:style>
  <w:style w:type="character" w:customStyle="1" w:styleId="hljs-string">
    <w:name w:val="hljs-string"/>
    <w:basedOn w:val="DefaultParagraphFont"/>
    <w:rsid w:val="001E7B75"/>
  </w:style>
  <w:style w:type="character" w:customStyle="1" w:styleId="line-highlight">
    <w:name w:val="line-highlight"/>
    <w:basedOn w:val="DefaultParagraphFont"/>
    <w:rsid w:val="001E7B75"/>
  </w:style>
  <w:style w:type="character" w:customStyle="1" w:styleId="hljs-keyword">
    <w:name w:val="hljs-keyword"/>
    <w:basedOn w:val="DefaultParagraphFont"/>
    <w:rsid w:val="001E7B75"/>
  </w:style>
  <w:style w:type="character" w:customStyle="1" w:styleId="hljs-comment">
    <w:name w:val="hljs-comment"/>
    <w:basedOn w:val="DefaultParagraphFont"/>
    <w:rsid w:val="001E7B75"/>
  </w:style>
  <w:style w:type="character" w:customStyle="1" w:styleId="hljs-symbol">
    <w:name w:val="hljs-symbol"/>
    <w:basedOn w:val="DefaultParagraphFont"/>
    <w:rsid w:val="001E7B75"/>
  </w:style>
  <w:style w:type="character" w:customStyle="1" w:styleId="hljs-title">
    <w:name w:val="hljs-title"/>
    <w:basedOn w:val="DefaultParagraphFont"/>
    <w:rsid w:val="001E7B75"/>
  </w:style>
  <w:style w:type="character" w:customStyle="1" w:styleId="hljs-literal">
    <w:name w:val="hljs-literal"/>
    <w:basedOn w:val="DefaultParagraphFont"/>
    <w:rsid w:val="001E7B75"/>
  </w:style>
  <w:style w:type="character" w:customStyle="1" w:styleId="hljs-function">
    <w:name w:val="hljs-function"/>
    <w:basedOn w:val="DefaultParagraphFont"/>
    <w:rsid w:val="001E7B75"/>
  </w:style>
  <w:style w:type="character" w:customStyle="1" w:styleId="hljs-params">
    <w:name w:val="hljs-params"/>
    <w:basedOn w:val="DefaultParagraphFont"/>
    <w:rsid w:val="001E7B75"/>
  </w:style>
  <w:style w:type="character" w:customStyle="1" w:styleId="hljs-subst">
    <w:name w:val="hljs-subst"/>
    <w:basedOn w:val="DefaultParagraphFont"/>
    <w:rsid w:val="001E7B75"/>
  </w:style>
  <w:style w:type="character" w:customStyle="1" w:styleId="keyword">
    <w:name w:val="keyword"/>
    <w:basedOn w:val="DefaultParagraphFont"/>
    <w:rsid w:val="001E7B75"/>
  </w:style>
  <w:style w:type="character" w:customStyle="1" w:styleId="string">
    <w:name w:val="string"/>
    <w:basedOn w:val="DefaultParagraphFont"/>
    <w:rsid w:val="001E7B75"/>
  </w:style>
  <w:style w:type="character" w:customStyle="1" w:styleId="Heading4Char">
    <w:name w:val="Heading 4 Char"/>
    <w:basedOn w:val="DefaultParagraphFont"/>
    <w:link w:val="Heading4"/>
    <w:uiPriority w:val="9"/>
    <w:semiHidden/>
    <w:rsid w:val="001E7B75"/>
    <w:rPr>
      <w:rFonts w:asciiTheme="majorHAnsi" w:eastAsiaTheme="majorEastAsia" w:hAnsiTheme="majorHAnsi" w:cstheme="majorBidi"/>
      <w:b/>
      <w:bCs/>
      <w:i/>
      <w:iCs/>
      <w:color w:val="4F81BD" w:themeColor="accent1"/>
    </w:rPr>
  </w:style>
  <w:style w:type="character" w:customStyle="1" w:styleId="operator">
    <w:name w:val="operator"/>
    <w:basedOn w:val="DefaultParagraphFont"/>
    <w:rsid w:val="001E7B75"/>
  </w:style>
  <w:style w:type="character" w:customStyle="1" w:styleId="support">
    <w:name w:val="support"/>
    <w:basedOn w:val="DefaultParagraphFont"/>
    <w:rsid w:val="001E7B75"/>
  </w:style>
  <w:style w:type="character" w:customStyle="1" w:styleId="comment">
    <w:name w:val="comment"/>
    <w:basedOn w:val="DefaultParagraphFont"/>
    <w:rsid w:val="001E7B75"/>
  </w:style>
  <w:style w:type="character" w:customStyle="1" w:styleId="Heading1Char">
    <w:name w:val="Heading 1 Char"/>
    <w:basedOn w:val="DefaultParagraphFont"/>
    <w:link w:val="Heading1"/>
    <w:uiPriority w:val="9"/>
    <w:rsid w:val="001E7B75"/>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2975592">
      <w:bodyDiv w:val="1"/>
      <w:marLeft w:val="0"/>
      <w:marRight w:val="0"/>
      <w:marTop w:val="0"/>
      <w:marBottom w:val="0"/>
      <w:divBdr>
        <w:top w:val="none" w:sz="0" w:space="0" w:color="auto"/>
        <w:left w:val="none" w:sz="0" w:space="0" w:color="auto"/>
        <w:bottom w:val="none" w:sz="0" w:space="0" w:color="auto"/>
        <w:right w:val="none" w:sz="0" w:space="0" w:color="auto"/>
      </w:divBdr>
      <w:divsChild>
        <w:div w:id="56904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55514">
      <w:bodyDiv w:val="1"/>
      <w:marLeft w:val="0"/>
      <w:marRight w:val="0"/>
      <w:marTop w:val="0"/>
      <w:marBottom w:val="0"/>
      <w:divBdr>
        <w:top w:val="none" w:sz="0" w:space="0" w:color="auto"/>
        <w:left w:val="none" w:sz="0" w:space="0" w:color="auto"/>
        <w:bottom w:val="none" w:sz="0" w:space="0" w:color="auto"/>
        <w:right w:val="none" w:sz="0" w:space="0" w:color="auto"/>
      </w:divBdr>
      <w:divsChild>
        <w:div w:id="1307322047">
          <w:marLeft w:val="0"/>
          <w:marRight w:val="0"/>
          <w:marTop w:val="180"/>
          <w:marBottom w:val="180"/>
          <w:divBdr>
            <w:top w:val="none" w:sz="0" w:space="0" w:color="auto"/>
            <w:left w:val="none" w:sz="0" w:space="0" w:color="auto"/>
            <w:bottom w:val="none" w:sz="0" w:space="0" w:color="auto"/>
            <w:right w:val="none" w:sz="0" w:space="0" w:color="auto"/>
          </w:divBdr>
          <w:divsChild>
            <w:div w:id="944114424">
              <w:marLeft w:val="0"/>
              <w:marRight w:val="0"/>
              <w:marTop w:val="0"/>
              <w:marBottom w:val="0"/>
              <w:divBdr>
                <w:top w:val="none" w:sz="0" w:space="0" w:color="auto"/>
                <w:left w:val="none" w:sz="0" w:space="0" w:color="auto"/>
                <w:bottom w:val="none" w:sz="0" w:space="0" w:color="auto"/>
                <w:right w:val="none" w:sz="0" w:space="0" w:color="auto"/>
              </w:divBdr>
            </w:div>
            <w:div w:id="1582912987">
              <w:marLeft w:val="0"/>
              <w:marRight w:val="0"/>
              <w:marTop w:val="0"/>
              <w:marBottom w:val="0"/>
              <w:divBdr>
                <w:top w:val="none" w:sz="0" w:space="0" w:color="auto"/>
                <w:left w:val="none" w:sz="0" w:space="0" w:color="auto"/>
                <w:bottom w:val="none" w:sz="0" w:space="0" w:color="auto"/>
                <w:right w:val="none" w:sz="0" w:space="0" w:color="auto"/>
              </w:divBdr>
              <w:divsChild>
                <w:div w:id="532040188">
                  <w:marLeft w:val="0"/>
                  <w:marRight w:val="0"/>
                  <w:marTop w:val="0"/>
                  <w:marBottom w:val="0"/>
                  <w:divBdr>
                    <w:top w:val="none" w:sz="0" w:space="0" w:color="auto"/>
                    <w:left w:val="none" w:sz="0" w:space="0" w:color="auto"/>
                    <w:bottom w:val="none" w:sz="0" w:space="0" w:color="auto"/>
                    <w:right w:val="none" w:sz="0" w:space="0" w:color="auto"/>
                  </w:divBdr>
                  <w:divsChild>
                    <w:div w:id="1676108093">
                      <w:marLeft w:val="0"/>
                      <w:marRight w:val="0"/>
                      <w:marTop w:val="0"/>
                      <w:marBottom w:val="0"/>
                      <w:divBdr>
                        <w:top w:val="none" w:sz="0" w:space="0" w:color="auto"/>
                        <w:left w:val="none" w:sz="0" w:space="0" w:color="auto"/>
                        <w:bottom w:val="none" w:sz="0" w:space="0" w:color="auto"/>
                        <w:right w:val="none" w:sz="0" w:space="0" w:color="auto"/>
                      </w:divBdr>
                    </w:div>
                    <w:div w:id="2146465553">
                      <w:marLeft w:val="0"/>
                      <w:marRight w:val="0"/>
                      <w:marTop w:val="0"/>
                      <w:marBottom w:val="0"/>
                      <w:divBdr>
                        <w:top w:val="none" w:sz="0" w:space="0" w:color="auto"/>
                        <w:left w:val="none" w:sz="0" w:space="0" w:color="auto"/>
                        <w:bottom w:val="none" w:sz="0" w:space="0" w:color="auto"/>
                        <w:right w:val="none" w:sz="0" w:space="0" w:color="auto"/>
                      </w:divBdr>
                    </w:div>
                    <w:div w:id="96798303">
                      <w:marLeft w:val="0"/>
                      <w:marRight w:val="0"/>
                      <w:marTop w:val="0"/>
                      <w:marBottom w:val="0"/>
                      <w:divBdr>
                        <w:top w:val="none" w:sz="0" w:space="0" w:color="auto"/>
                        <w:left w:val="none" w:sz="0" w:space="0" w:color="auto"/>
                        <w:bottom w:val="none" w:sz="0" w:space="0" w:color="auto"/>
                        <w:right w:val="none" w:sz="0" w:space="0" w:color="auto"/>
                      </w:divBdr>
                    </w:div>
                    <w:div w:id="1821192901">
                      <w:marLeft w:val="0"/>
                      <w:marRight w:val="0"/>
                      <w:marTop w:val="0"/>
                      <w:marBottom w:val="0"/>
                      <w:divBdr>
                        <w:top w:val="none" w:sz="0" w:space="0" w:color="auto"/>
                        <w:left w:val="none" w:sz="0" w:space="0" w:color="auto"/>
                        <w:bottom w:val="none" w:sz="0" w:space="0" w:color="auto"/>
                        <w:right w:val="none" w:sz="0" w:space="0" w:color="auto"/>
                      </w:divBdr>
                    </w:div>
                    <w:div w:id="1350988356">
                      <w:marLeft w:val="0"/>
                      <w:marRight w:val="0"/>
                      <w:marTop w:val="0"/>
                      <w:marBottom w:val="0"/>
                      <w:divBdr>
                        <w:top w:val="none" w:sz="0" w:space="0" w:color="auto"/>
                        <w:left w:val="none" w:sz="0" w:space="0" w:color="auto"/>
                        <w:bottom w:val="none" w:sz="0" w:space="0" w:color="auto"/>
                        <w:right w:val="none" w:sz="0" w:space="0" w:color="auto"/>
                      </w:divBdr>
                    </w:div>
                    <w:div w:id="1470896565">
                      <w:marLeft w:val="0"/>
                      <w:marRight w:val="0"/>
                      <w:marTop w:val="0"/>
                      <w:marBottom w:val="0"/>
                      <w:divBdr>
                        <w:top w:val="none" w:sz="0" w:space="0" w:color="auto"/>
                        <w:left w:val="none" w:sz="0" w:space="0" w:color="auto"/>
                        <w:bottom w:val="none" w:sz="0" w:space="0" w:color="auto"/>
                        <w:right w:val="none" w:sz="0" w:space="0" w:color="auto"/>
                      </w:divBdr>
                    </w:div>
                    <w:div w:id="1006403167">
                      <w:marLeft w:val="0"/>
                      <w:marRight w:val="0"/>
                      <w:marTop w:val="0"/>
                      <w:marBottom w:val="0"/>
                      <w:divBdr>
                        <w:top w:val="none" w:sz="0" w:space="0" w:color="auto"/>
                        <w:left w:val="none" w:sz="0" w:space="0" w:color="auto"/>
                        <w:bottom w:val="none" w:sz="0" w:space="0" w:color="auto"/>
                        <w:right w:val="none" w:sz="0" w:space="0" w:color="auto"/>
                      </w:divBdr>
                    </w:div>
                    <w:div w:id="652832050">
                      <w:marLeft w:val="0"/>
                      <w:marRight w:val="0"/>
                      <w:marTop w:val="0"/>
                      <w:marBottom w:val="0"/>
                      <w:divBdr>
                        <w:top w:val="none" w:sz="0" w:space="0" w:color="auto"/>
                        <w:left w:val="none" w:sz="0" w:space="0" w:color="auto"/>
                        <w:bottom w:val="none" w:sz="0" w:space="0" w:color="auto"/>
                        <w:right w:val="none" w:sz="0" w:space="0" w:color="auto"/>
                      </w:divBdr>
                    </w:div>
                    <w:div w:id="864177537">
                      <w:marLeft w:val="0"/>
                      <w:marRight w:val="0"/>
                      <w:marTop w:val="0"/>
                      <w:marBottom w:val="0"/>
                      <w:divBdr>
                        <w:top w:val="none" w:sz="0" w:space="0" w:color="auto"/>
                        <w:left w:val="none" w:sz="0" w:space="0" w:color="auto"/>
                        <w:bottom w:val="none" w:sz="0" w:space="0" w:color="auto"/>
                        <w:right w:val="none" w:sz="0" w:space="0" w:color="auto"/>
                      </w:divBdr>
                    </w:div>
                    <w:div w:id="1608390579">
                      <w:marLeft w:val="0"/>
                      <w:marRight w:val="0"/>
                      <w:marTop w:val="0"/>
                      <w:marBottom w:val="0"/>
                      <w:divBdr>
                        <w:top w:val="none" w:sz="0" w:space="0" w:color="auto"/>
                        <w:left w:val="none" w:sz="0" w:space="0" w:color="auto"/>
                        <w:bottom w:val="none" w:sz="0" w:space="0" w:color="auto"/>
                        <w:right w:val="none" w:sz="0" w:space="0" w:color="auto"/>
                      </w:divBdr>
                    </w:div>
                    <w:div w:id="1070616326">
                      <w:marLeft w:val="0"/>
                      <w:marRight w:val="0"/>
                      <w:marTop w:val="0"/>
                      <w:marBottom w:val="0"/>
                      <w:divBdr>
                        <w:top w:val="none" w:sz="0" w:space="0" w:color="auto"/>
                        <w:left w:val="none" w:sz="0" w:space="0" w:color="auto"/>
                        <w:bottom w:val="none" w:sz="0" w:space="0" w:color="auto"/>
                        <w:right w:val="none" w:sz="0" w:space="0" w:color="auto"/>
                      </w:divBdr>
                    </w:div>
                    <w:div w:id="789785815">
                      <w:marLeft w:val="0"/>
                      <w:marRight w:val="0"/>
                      <w:marTop w:val="0"/>
                      <w:marBottom w:val="0"/>
                      <w:divBdr>
                        <w:top w:val="none" w:sz="0" w:space="0" w:color="auto"/>
                        <w:left w:val="none" w:sz="0" w:space="0" w:color="auto"/>
                        <w:bottom w:val="none" w:sz="0" w:space="0" w:color="auto"/>
                        <w:right w:val="none" w:sz="0" w:space="0" w:color="auto"/>
                      </w:divBdr>
                    </w:div>
                    <w:div w:id="1229612261">
                      <w:marLeft w:val="0"/>
                      <w:marRight w:val="0"/>
                      <w:marTop w:val="0"/>
                      <w:marBottom w:val="0"/>
                      <w:divBdr>
                        <w:top w:val="none" w:sz="0" w:space="0" w:color="auto"/>
                        <w:left w:val="none" w:sz="0" w:space="0" w:color="auto"/>
                        <w:bottom w:val="none" w:sz="0" w:space="0" w:color="auto"/>
                        <w:right w:val="none" w:sz="0" w:space="0" w:color="auto"/>
                      </w:divBdr>
                    </w:div>
                    <w:div w:id="1312639940">
                      <w:marLeft w:val="0"/>
                      <w:marRight w:val="0"/>
                      <w:marTop w:val="0"/>
                      <w:marBottom w:val="0"/>
                      <w:divBdr>
                        <w:top w:val="none" w:sz="0" w:space="0" w:color="auto"/>
                        <w:left w:val="none" w:sz="0" w:space="0" w:color="auto"/>
                        <w:bottom w:val="none" w:sz="0" w:space="0" w:color="auto"/>
                        <w:right w:val="none" w:sz="0" w:space="0" w:color="auto"/>
                      </w:divBdr>
                    </w:div>
                    <w:div w:id="987704514">
                      <w:marLeft w:val="0"/>
                      <w:marRight w:val="0"/>
                      <w:marTop w:val="0"/>
                      <w:marBottom w:val="0"/>
                      <w:divBdr>
                        <w:top w:val="none" w:sz="0" w:space="0" w:color="auto"/>
                        <w:left w:val="none" w:sz="0" w:space="0" w:color="auto"/>
                        <w:bottom w:val="none" w:sz="0" w:space="0" w:color="auto"/>
                        <w:right w:val="none" w:sz="0" w:space="0" w:color="auto"/>
                      </w:divBdr>
                    </w:div>
                    <w:div w:id="693271466">
                      <w:marLeft w:val="0"/>
                      <w:marRight w:val="0"/>
                      <w:marTop w:val="0"/>
                      <w:marBottom w:val="0"/>
                      <w:divBdr>
                        <w:top w:val="none" w:sz="0" w:space="0" w:color="auto"/>
                        <w:left w:val="none" w:sz="0" w:space="0" w:color="auto"/>
                        <w:bottom w:val="none" w:sz="0" w:space="0" w:color="auto"/>
                        <w:right w:val="none" w:sz="0" w:space="0" w:color="auto"/>
                      </w:divBdr>
                    </w:div>
                    <w:div w:id="1442609195">
                      <w:marLeft w:val="0"/>
                      <w:marRight w:val="0"/>
                      <w:marTop w:val="0"/>
                      <w:marBottom w:val="0"/>
                      <w:divBdr>
                        <w:top w:val="none" w:sz="0" w:space="0" w:color="auto"/>
                        <w:left w:val="none" w:sz="0" w:space="0" w:color="auto"/>
                        <w:bottom w:val="none" w:sz="0" w:space="0" w:color="auto"/>
                        <w:right w:val="none" w:sz="0" w:space="0" w:color="auto"/>
                      </w:divBdr>
                    </w:div>
                    <w:div w:id="863977601">
                      <w:marLeft w:val="0"/>
                      <w:marRight w:val="0"/>
                      <w:marTop w:val="0"/>
                      <w:marBottom w:val="0"/>
                      <w:divBdr>
                        <w:top w:val="none" w:sz="0" w:space="0" w:color="auto"/>
                        <w:left w:val="none" w:sz="0" w:space="0" w:color="auto"/>
                        <w:bottom w:val="none" w:sz="0" w:space="0" w:color="auto"/>
                        <w:right w:val="none" w:sz="0" w:space="0" w:color="auto"/>
                      </w:divBdr>
                    </w:div>
                    <w:div w:id="535002684">
                      <w:marLeft w:val="0"/>
                      <w:marRight w:val="0"/>
                      <w:marTop w:val="0"/>
                      <w:marBottom w:val="0"/>
                      <w:divBdr>
                        <w:top w:val="none" w:sz="0" w:space="0" w:color="auto"/>
                        <w:left w:val="none" w:sz="0" w:space="0" w:color="auto"/>
                        <w:bottom w:val="none" w:sz="0" w:space="0" w:color="auto"/>
                        <w:right w:val="none" w:sz="0" w:space="0" w:color="auto"/>
                      </w:divBdr>
                    </w:div>
                    <w:div w:id="2073577275">
                      <w:marLeft w:val="0"/>
                      <w:marRight w:val="0"/>
                      <w:marTop w:val="0"/>
                      <w:marBottom w:val="0"/>
                      <w:divBdr>
                        <w:top w:val="none" w:sz="0" w:space="0" w:color="auto"/>
                        <w:left w:val="none" w:sz="0" w:space="0" w:color="auto"/>
                        <w:bottom w:val="none" w:sz="0" w:space="0" w:color="auto"/>
                        <w:right w:val="none" w:sz="0" w:space="0" w:color="auto"/>
                      </w:divBdr>
                    </w:div>
                    <w:div w:id="1006134610">
                      <w:marLeft w:val="0"/>
                      <w:marRight w:val="0"/>
                      <w:marTop w:val="0"/>
                      <w:marBottom w:val="0"/>
                      <w:divBdr>
                        <w:top w:val="none" w:sz="0" w:space="0" w:color="auto"/>
                        <w:left w:val="none" w:sz="0" w:space="0" w:color="auto"/>
                        <w:bottom w:val="none" w:sz="0" w:space="0" w:color="auto"/>
                        <w:right w:val="none" w:sz="0" w:space="0" w:color="auto"/>
                      </w:divBdr>
                    </w:div>
                    <w:div w:id="422144360">
                      <w:marLeft w:val="0"/>
                      <w:marRight w:val="0"/>
                      <w:marTop w:val="0"/>
                      <w:marBottom w:val="0"/>
                      <w:divBdr>
                        <w:top w:val="none" w:sz="0" w:space="0" w:color="auto"/>
                        <w:left w:val="none" w:sz="0" w:space="0" w:color="auto"/>
                        <w:bottom w:val="none" w:sz="0" w:space="0" w:color="auto"/>
                        <w:right w:val="none" w:sz="0" w:space="0" w:color="auto"/>
                      </w:divBdr>
                    </w:div>
                    <w:div w:id="1662780066">
                      <w:marLeft w:val="0"/>
                      <w:marRight w:val="0"/>
                      <w:marTop w:val="0"/>
                      <w:marBottom w:val="0"/>
                      <w:divBdr>
                        <w:top w:val="none" w:sz="0" w:space="0" w:color="auto"/>
                        <w:left w:val="none" w:sz="0" w:space="0" w:color="auto"/>
                        <w:bottom w:val="none" w:sz="0" w:space="0" w:color="auto"/>
                        <w:right w:val="none" w:sz="0" w:space="0" w:color="auto"/>
                      </w:divBdr>
                    </w:div>
                    <w:div w:id="240942867">
                      <w:marLeft w:val="0"/>
                      <w:marRight w:val="0"/>
                      <w:marTop w:val="0"/>
                      <w:marBottom w:val="0"/>
                      <w:divBdr>
                        <w:top w:val="none" w:sz="0" w:space="0" w:color="auto"/>
                        <w:left w:val="none" w:sz="0" w:space="0" w:color="auto"/>
                        <w:bottom w:val="none" w:sz="0" w:space="0" w:color="auto"/>
                        <w:right w:val="none" w:sz="0" w:space="0" w:color="auto"/>
                      </w:divBdr>
                    </w:div>
                    <w:div w:id="823668224">
                      <w:marLeft w:val="0"/>
                      <w:marRight w:val="0"/>
                      <w:marTop w:val="0"/>
                      <w:marBottom w:val="0"/>
                      <w:divBdr>
                        <w:top w:val="none" w:sz="0" w:space="0" w:color="auto"/>
                        <w:left w:val="none" w:sz="0" w:space="0" w:color="auto"/>
                        <w:bottom w:val="none" w:sz="0" w:space="0" w:color="auto"/>
                        <w:right w:val="none" w:sz="0" w:space="0" w:color="auto"/>
                      </w:divBdr>
                    </w:div>
                    <w:div w:id="1258636151">
                      <w:marLeft w:val="0"/>
                      <w:marRight w:val="0"/>
                      <w:marTop w:val="0"/>
                      <w:marBottom w:val="0"/>
                      <w:divBdr>
                        <w:top w:val="none" w:sz="0" w:space="0" w:color="auto"/>
                        <w:left w:val="none" w:sz="0" w:space="0" w:color="auto"/>
                        <w:bottom w:val="none" w:sz="0" w:space="0" w:color="auto"/>
                        <w:right w:val="none" w:sz="0" w:space="0" w:color="auto"/>
                      </w:divBdr>
                    </w:div>
                    <w:div w:id="1069156095">
                      <w:marLeft w:val="0"/>
                      <w:marRight w:val="0"/>
                      <w:marTop w:val="0"/>
                      <w:marBottom w:val="0"/>
                      <w:divBdr>
                        <w:top w:val="none" w:sz="0" w:space="0" w:color="auto"/>
                        <w:left w:val="none" w:sz="0" w:space="0" w:color="auto"/>
                        <w:bottom w:val="none" w:sz="0" w:space="0" w:color="auto"/>
                        <w:right w:val="none" w:sz="0" w:space="0" w:color="auto"/>
                      </w:divBdr>
                    </w:div>
                    <w:div w:id="1949967690">
                      <w:marLeft w:val="0"/>
                      <w:marRight w:val="0"/>
                      <w:marTop w:val="0"/>
                      <w:marBottom w:val="0"/>
                      <w:divBdr>
                        <w:top w:val="none" w:sz="0" w:space="0" w:color="auto"/>
                        <w:left w:val="none" w:sz="0" w:space="0" w:color="auto"/>
                        <w:bottom w:val="none" w:sz="0" w:space="0" w:color="auto"/>
                        <w:right w:val="none" w:sz="0" w:space="0" w:color="auto"/>
                      </w:divBdr>
                    </w:div>
                  </w:divsChild>
                </w:div>
                <w:div w:id="2081512967">
                  <w:marLeft w:val="0"/>
                  <w:marRight w:val="0"/>
                  <w:marTop w:val="0"/>
                  <w:marBottom w:val="0"/>
                  <w:divBdr>
                    <w:top w:val="none" w:sz="0" w:space="0" w:color="auto"/>
                    <w:left w:val="none" w:sz="0" w:space="0" w:color="auto"/>
                    <w:bottom w:val="none" w:sz="0" w:space="0" w:color="auto"/>
                    <w:right w:val="none" w:sz="0" w:space="0" w:color="auto"/>
                  </w:divBdr>
                  <w:divsChild>
                    <w:div w:id="1740202848">
                      <w:marLeft w:val="0"/>
                      <w:marRight w:val="0"/>
                      <w:marTop w:val="0"/>
                      <w:marBottom w:val="0"/>
                      <w:divBdr>
                        <w:top w:val="none" w:sz="0" w:space="0" w:color="auto"/>
                        <w:left w:val="none" w:sz="0" w:space="0" w:color="auto"/>
                        <w:bottom w:val="none" w:sz="0" w:space="0" w:color="auto"/>
                        <w:right w:val="none" w:sz="0" w:space="0" w:color="auto"/>
                      </w:divBdr>
                    </w:div>
                    <w:div w:id="30998750">
                      <w:marLeft w:val="0"/>
                      <w:marRight w:val="0"/>
                      <w:marTop w:val="0"/>
                      <w:marBottom w:val="0"/>
                      <w:divBdr>
                        <w:top w:val="none" w:sz="0" w:space="0" w:color="auto"/>
                        <w:left w:val="none" w:sz="0" w:space="0" w:color="auto"/>
                        <w:bottom w:val="none" w:sz="0" w:space="0" w:color="auto"/>
                        <w:right w:val="none" w:sz="0" w:space="0" w:color="auto"/>
                      </w:divBdr>
                    </w:div>
                    <w:div w:id="1342393176">
                      <w:marLeft w:val="0"/>
                      <w:marRight w:val="0"/>
                      <w:marTop w:val="0"/>
                      <w:marBottom w:val="0"/>
                      <w:divBdr>
                        <w:top w:val="none" w:sz="0" w:space="0" w:color="auto"/>
                        <w:left w:val="none" w:sz="0" w:space="0" w:color="auto"/>
                        <w:bottom w:val="none" w:sz="0" w:space="0" w:color="auto"/>
                        <w:right w:val="none" w:sz="0" w:space="0" w:color="auto"/>
                      </w:divBdr>
                    </w:div>
                    <w:div w:id="17659700">
                      <w:marLeft w:val="0"/>
                      <w:marRight w:val="0"/>
                      <w:marTop w:val="0"/>
                      <w:marBottom w:val="0"/>
                      <w:divBdr>
                        <w:top w:val="none" w:sz="0" w:space="0" w:color="auto"/>
                        <w:left w:val="none" w:sz="0" w:space="0" w:color="auto"/>
                        <w:bottom w:val="none" w:sz="0" w:space="0" w:color="auto"/>
                        <w:right w:val="none" w:sz="0" w:space="0" w:color="auto"/>
                      </w:divBdr>
                    </w:div>
                    <w:div w:id="674190901">
                      <w:marLeft w:val="0"/>
                      <w:marRight w:val="0"/>
                      <w:marTop w:val="0"/>
                      <w:marBottom w:val="0"/>
                      <w:divBdr>
                        <w:top w:val="none" w:sz="0" w:space="0" w:color="auto"/>
                        <w:left w:val="none" w:sz="0" w:space="0" w:color="auto"/>
                        <w:bottom w:val="none" w:sz="0" w:space="0" w:color="auto"/>
                        <w:right w:val="none" w:sz="0" w:space="0" w:color="auto"/>
                      </w:divBdr>
                    </w:div>
                    <w:div w:id="1156259845">
                      <w:marLeft w:val="0"/>
                      <w:marRight w:val="0"/>
                      <w:marTop w:val="0"/>
                      <w:marBottom w:val="0"/>
                      <w:divBdr>
                        <w:top w:val="none" w:sz="0" w:space="0" w:color="auto"/>
                        <w:left w:val="none" w:sz="0" w:space="0" w:color="auto"/>
                        <w:bottom w:val="none" w:sz="0" w:space="0" w:color="auto"/>
                        <w:right w:val="none" w:sz="0" w:space="0" w:color="auto"/>
                      </w:divBdr>
                    </w:div>
                    <w:div w:id="1729107045">
                      <w:marLeft w:val="0"/>
                      <w:marRight w:val="0"/>
                      <w:marTop w:val="0"/>
                      <w:marBottom w:val="0"/>
                      <w:divBdr>
                        <w:top w:val="none" w:sz="0" w:space="0" w:color="auto"/>
                        <w:left w:val="none" w:sz="0" w:space="0" w:color="auto"/>
                        <w:bottom w:val="none" w:sz="0" w:space="0" w:color="auto"/>
                        <w:right w:val="none" w:sz="0" w:space="0" w:color="auto"/>
                      </w:divBdr>
                    </w:div>
                    <w:div w:id="1668702085">
                      <w:marLeft w:val="0"/>
                      <w:marRight w:val="0"/>
                      <w:marTop w:val="0"/>
                      <w:marBottom w:val="0"/>
                      <w:divBdr>
                        <w:top w:val="none" w:sz="0" w:space="0" w:color="auto"/>
                        <w:left w:val="none" w:sz="0" w:space="0" w:color="auto"/>
                        <w:bottom w:val="none" w:sz="0" w:space="0" w:color="auto"/>
                        <w:right w:val="none" w:sz="0" w:space="0" w:color="auto"/>
                      </w:divBdr>
                    </w:div>
                    <w:div w:id="546453789">
                      <w:marLeft w:val="0"/>
                      <w:marRight w:val="0"/>
                      <w:marTop w:val="0"/>
                      <w:marBottom w:val="0"/>
                      <w:divBdr>
                        <w:top w:val="none" w:sz="0" w:space="0" w:color="auto"/>
                        <w:left w:val="none" w:sz="0" w:space="0" w:color="auto"/>
                        <w:bottom w:val="none" w:sz="0" w:space="0" w:color="auto"/>
                        <w:right w:val="none" w:sz="0" w:space="0" w:color="auto"/>
                      </w:divBdr>
                    </w:div>
                    <w:div w:id="413431633">
                      <w:marLeft w:val="0"/>
                      <w:marRight w:val="0"/>
                      <w:marTop w:val="0"/>
                      <w:marBottom w:val="0"/>
                      <w:divBdr>
                        <w:top w:val="none" w:sz="0" w:space="0" w:color="auto"/>
                        <w:left w:val="none" w:sz="0" w:space="0" w:color="auto"/>
                        <w:bottom w:val="none" w:sz="0" w:space="0" w:color="auto"/>
                        <w:right w:val="none" w:sz="0" w:space="0" w:color="auto"/>
                      </w:divBdr>
                    </w:div>
                    <w:div w:id="51393497">
                      <w:marLeft w:val="0"/>
                      <w:marRight w:val="0"/>
                      <w:marTop w:val="0"/>
                      <w:marBottom w:val="0"/>
                      <w:divBdr>
                        <w:top w:val="none" w:sz="0" w:space="0" w:color="auto"/>
                        <w:left w:val="none" w:sz="0" w:space="0" w:color="auto"/>
                        <w:bottom w:val="none" w:sz="0" w:space="0" w:color="auto"/>
                        <w:right w:val="none" w:sz="0" w:space="0" w:color="auto"/>
                      </w:divBdr>
                    </w:div>
                    <w:div w:id="901260587">
                      <w:marLeft w:val="0"/>
                      <w:marRight w:val="0"/>
                      <w:marTop w:val="0"/>
                      <w:marBottom w:val="0"/>
                      <w:divBdr>
                        <w:top w:val="none" w:sz="0" w:space="0" w:color="auto"/>
                        <w:left w:val="none" w:sz="0" w:space="0" w:color="auto"/>
                        <w:bottom w:val="none" w:sz="0" w:space="0" w:color="auto"/>
                        <w:right w:val="none" w:sz="0" w:space="0" w:color="auto"/>
                      </w:divBdr>
                    </w:div>
                    <w:div w:id="2144228118">
                      <w:marLeft w:val="0"/>
                      <w:marRight w:val="0"/>
                      <w:marTop w:val="0"/>
                      <w:marBottom w:val="0"/>
                      <w:divBdr>
                        <w:top w:val="none" w:sz="0" w:space="0" w:color="auto"/>
                        <w:left w:val="none" w:sz="0" w:space="0" w:color="auto"/>
                        <w:bottom w:val="none" w:sz="0" w:space="0" w:color="auto"/>
                        <w:right w:val="none" w:sz="0" w:space="0" w:color="auto"/>
                      </w:divBdr>
                    </w:div>
                    <w:div w:id="94638126">
                      <w:marLeft w:val="0"/>
                      <w:marRight w:val="0"/>
                      <w:marTop w:val="0"/>
                      <w:marBottom w:val="0"/>
                      <w:divBdr>
                        <w:top w:val="none" w:sz="0" w:space="0" w:color="auto"/>
                        <w:left w:val="none" w:sz="0" w:space="0" w:color="auto"/>
                        <w:bottom w:val="none" w:sz="0" w:space="0" w:color="auto"/>
                        <w:right w:val="none" w:sz="0" w:space="0" w:color="auto"/>
                      </w:divBdr>
                    </w:div>
                    <w:div w:id="1327972853">
                      <w:marLeft w:val="0"/>
                      <w:marRight w:val="0"/>
                      <w:marTop w:val="0"/>
                      <w:marBottom w:val="0"/>
                      <w:divBdr>
                        <w:top w:val="none" w:sz="0" w:space="0" w:color="auto"/>
                        <w:left w:val="none" w:sz="0" w:space="0" w:color="auto"/>
                        <w:bottom w:val="none" w:sz="0" w:space="0" w:color="auto"/>
                        <w:right w:val="none" w:sz="0" w:space="0" w:color="auto"/>
                      </w:divBdr>
                    </w:div>
                    <w:div w:id="1779566089">
                      <w:marLeft w:val="0"/>
                      <w:marRight w:val="0"/>
                      <w:marTop w:val="0"/>
                      <w:marBottom w:val="0"/>
                      <w:divBdr>
                        <w:top w:val="none" w:sz="0" w:space="0" w:color="auto"/>
                        <w:left w:val="none" w:sz="0" w:space="0" w:color="auto"/>
                        <w:bottom w:val="none" w:sz="0" w:space="0" w:color="auto"/>
                        <w:right w:val="none" w:sz="0" w:space="0" w:color="auto"/>
                      </w:divBdr>
                    </w:div>
                    <w:div w:id="275455720">
                      <w:marLeft w:val="0"/>
                      <w:marRight w:val="0"/>
                      <w:marTop w:val="0"/>
                      <w:marBottom w:val="0"/>
                      <w:divBdr>
                        <w:top w:val="none" w:sz="0" w:space="0" w:color="auto"/>
                        <w:left w:val="none" w:sz="0" w:space="0" w:color="auto"/>
                        <w:bottom w:val="none" w:sz="0" w:space="0" w:color="auto"/>
                        <w:right w:val="none" w:sz="0" w:space="0" w:color="auto"/>
                      </w:divBdr>
                    </w:div>
                    <w:div w:id="947928292">
                      <w:marLeft w:val="0"/>
                      <w:marRight w:val="0"/>
                      <w:marTop w:val="0"/>
                      <w:marBottom w:val="0"/>
                      <w:divBdr>
                        <w:top w:val="none" w:sz="0" w:space="0" w:color="auto"/>
                        <w:left w:val="none" w:sz="0" w:space="0" w:color="auto"/>
                        <w:bottom w:val="none" w:sz="0" w:space="0" w:color="auto"/>
                        <w:right w:val="none" w:sz="0" w:space="0" w:color="auto"/>
                      </w:divBdr>
                    </w:div>
                    <w:div w:id="156699506">
                      <w:marLeft w:val="0"/>
                      <w:marRight w:val="0"/>
                      <w:marTop w:val="0"/>
                      <w:marBottom w:val="0"/>
                      <w:divBdr>
                        <w:top w:val="none" w:sz="0" w:space="0" w:color="auto"/>
                        <w:left w:val="none" w:sz="0" w:space="0" w:color="auto"/>
                        <w:bottom w:val="none" w:sz="0" w:space="0" w:color="auto"/>
                        <w:right w:val="none" w:sz="0" w:space="0" w:color="auto"/>
                      </w:divBdr>
                    </w:div>
                    <w:div w:id="389887428">
                      <w:marLeft w:val="0"/>
                      <w:marRight w:val="0"/>
                      <w:marTop w:val="0"/>
                      <w:marBottom w:val="0"/>
                      <w:divBdr>
                        <w:top w:val="none" w:sz="0" w:space="0" w:color="auto"/>
                        <w:left w:val="none" w:sz="0" w:space="0" w:color="auto"/>
                        <w:bottom w:val="none" w:sz="0" w:space="0" w:color="auto"/>
                        <w:right w:val="none" w:sz="0" w:space="0" w:color="auto"/>
                      </w:divBdr>
                    </w:div>
                    <w:div w:id="991565999">
                      <w:marLeft w:val="0"/>
                      <w:marRight w:val="0"/>
                      <w:marTop w:val="0"/>
                      <w:marBottom w:val="0"/>
                      <w:divBdr>
                        <w:top w:val="none" w:sz="0" w:space="0" w:color="auto"/>
                        <w:left w:val="none" w:sz="0" w:space="0" w:color="auto"/>
                        <w:bottom w:val="none" w:sz="0" w:space="0" w:color="auto"/>
                        <w:right w:val="none" w:sz="0" w:space="0" w:color="auto"/>
                      </w:divBdr>
                    </w:div>
                    <w:div w:id="98333497">
                      <w:marLeft w:val="0"/>
                      <w:marRight w:val="0"/>
                      <w:marTop w:val="0"/>
                      <w:marBottom w:val="0"/>
                      <w:divBdr>
                        <w:top w:val="none" w:sz="0" w:space="0" w:color="auto"/>
                        <w:left w:val="none" w:sz="0" w:space="0" w:color="auto"/>
                        <w:bottom w:val="none" w:sz="0" w:space="0" w:color="auto"/>
                        <w:right w:val="none" w:sz="0" w:space="0" w:color="auto"/>
                      </w:divBdr>
                    </w:div>
                    <w:div w:id="224536937">
                      <w:marLeft w:val="0"/>
                      <w:marRight w:val="0"/>
                      <w:marTop w:val="0"/>
                      <w:marBottom w:val="0"/>
                      <w:divBdr>
                        <w:top w:val="none" w:sz="0" w:space="0" w:color="auto"/>
                        <w:left w:val="none" w:sz="0" w:space="0" w:color="auto"/>
                        <w:bottom w:val="none" w:sz="0" w:space="0" w:color="auto"/>
                        <w:right w:val="none" w:sz="0" w:space="0" w:color="auto"/>
                      </w:divBdr>
                    </w:div>
                    <w:div w:id="785656064">
                      <w:marLeft w:val="0"/>
                      <w:marRight w:val="0"/>
                      <w:marTop w:val="0"/>
                      <w:marBottom w:val="0"/>
                      <w:divBdr>
                        <w:top w:val="none" w:sz="0" w:space="0" w:color="auto"/>
                        <w:left w:val="none" w:sz="0" w:space="0" w:color="auto"/>
                        <w:bottom w:val="none" w:sz="0" w:space="0" w:color="auto"/>
                        <w:right w:val="none" w:sz="0" w:space="0" w:color="auto"/>
                      </w:divBdr>
                    </w:div>
                    <w:div w:id="1821381936">
                      <w:marLeft w:val="0"/>
                      <w:marRight w:val="0"/>
                      <w:marTop w:val="0"/>
                      <w:marBottom w:val="0"/>
                      <w:divBdr>
                        <w:top w:val="none" w:sz="0" w:space="0" w:color="auto"/>
                        <w:left w:val="none" w:sz="0" w:space="0" w:color="auto"/>
                        <w:bottom w:val="none" w:sz="0" w:space="0" w:color="auto"/>
                        <w:right w:val="none" w:sz="0" w:space="0" w:color="auto"/>
                      </w:divBdr>
                    </w:div>
                    <w:div w:id="1738279190">
                      <w:marLeft w:val="0"/>
                      <w:marRight w:val="0"/>
                      <w:marTop w:val="0"/>
                      <w:marBottom w:val="0"/>
                      <w:divBdr>
                        <w:top w:val="none" w:sz="0" w:space="0" w:color="auto"/>
                        <w:left w:val="none" w:sz="0" w:space="0" w:color="auto"/>
                        <w:bottom w:val="none" w:sz="0" w:space="0" w:color="auto"/>
                        <w:right w:val="none" w:sz="0" w:space="0" w:color="auto"/>
                      </w:divBdr>
                    </w:div>
                    <w:div w:id="378433274">
                      <w:marLeft w:val="0"/>
                      <w:marRight w:val="0"/>
                      <w:marTop w:val="0"/>
                      <w:marBottom w:val="0"/>
                      <w:divBdr>
                        <w:top w:val="none" w:sz="0" w:space="0" w:color="auto"/>
                        <w:left w:val="none" w:sz="0" w:space="0" w:color="auto"/>
                        <w:bottom w:val="none" w:sz="0" w:space="0" w:color="auto"/>
                        <w:right w:val="none" w:sz="0" w:space="0" w:color="auto"/>
                      </w:divBdr>
                    </w:div>
                    <w:div w:id="24013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79754">
      <w:bodyDiv w:val="1"/>
      <w:marLeft w:val="0"/>
      <w:marRight w:val="0"/>
      <w:marTop w:val="0"/>
      <w:marBottom w:val="0"/>
      <w:divBdr>
        <w:top w:val="none" w:sz="0" w:space="0" w:color="auto"/>
        <w:left w:val="none" w:sz="0" w:space="0" w:color="auto"/>
        <w:bottom w:val="none" w:sz="0" w:space="0" w:color="auto"/>
        <w:right w:val="none" w:sz="0" w:space="0" w:color="auto"/>
      </w:divBdr>
      <w:divsChild>
        <w:div w:id="2006784868">
          <w:marLeft w:val="0"/>
          <w:marRight w:val="0"/>
          <w:marTop w:val="0"/>
          <w:marBottom w:val="0"/>
          <w:divBdr>
            <w:top w:val="none" w:sz="0" w:space="0" w:color="auto"/>
            <w:left w:val="none" w:sz="0" w:space="0" w:color="auto"/>
            <w:bottom w:val="none" w:sz="0" w:space="0" w:color="auto"/>
            <w:right w:val="none" w:sz="0" w:space="0" w:color="auto"/>
          </w:divBdr>
        </w:div>
        <w:div w:id="1770731977">
          <w:marLeft w:val="0"/>
          <w:marRight w:val="0"/>
          <w:marTop w:val="0"/>
          <w:marBottom w:val="0"/>
          <w:divBdr>
            <w:top w:val="none" w:sz="0" w:space="0" w:color="auto"/>
            <w:left w:val="none" w:sz="0" w:space="0" w:color="auto"/>
            <w:bottom w:val="none" w:sz="0" w:space="0" w:color="auto"/>
            <w:right w:val="none" w:sz="0" w:space="0" w:color="auto"/>
          </w:divBdr>
        </w:div>
        <w:div w:id="1787001168">
          <w:marLeft w:val="0"/>
          <w:marRight w:val="0"/>
          <w:marTop w:val="0"/>
          <w:marBottom w:val="0"/>
          <w:divBdr>
            <w:top w:val="none" w:sz="0" w:space="0" w:color="auto"/>
            <w:left w:val="none" w:sz="0" w:space="0" w:color="auto"/>
            <w:bottom w:val="none" w:sz="0" w:space="0" w:color="auto"/>
            <w:right w:val="none" w:sz="0" w:space="0" w:color="auto"/>
          </w:divBdr>
        </w:div>
      </w:divsChild>
    </w:div>
    <w:div w:id="252207589">
      <w:bodyDiv w:val="1"/>
      <w:marLeft w:val="0"/>
      <w:marRight w:val="0"/>
      <w:marTop w:val="0"/>
      <w:marBottom w:val="0"/>
      <w:divBdr>
        <w:top w:val="none" w:sz="0" w:space="0" w:color="auto"/>
        <w:left w:val="none" w:sz="0" w:space="0" w:color="auto"/>
        <w:bottom w:val="none" w:sz="0" w:space="0" w:color="auto"/>
        <w:right w:val="none" w:sz="0" w:space="0" w:color="auto"/>
      </w:divBdr>
      <w:divsChild>
        <w:div w:id="1955794563">
          <w:marLeft w:val="0"/>
          <w:marRight w:val="0"/>
          <w:marTop w:val="180"/>
          <w:marBottom w:val="180"/>
          <w:divBdr>
            <w:top w:val="none" w:sz="0" w:space="0" w:color="auto"/>
            <w:left w:val="none" w:sz="0" w:space="0" w:color="auto"/>
            <w:bottom w:val="none" w:sz="0" w:space="0" w:color="auto"/>
            <w:right w:val="none" w:sz="0" w:space="0" w:color="auto"/>
          </w:divBdr>
          <w:divsChild>
            <w:div w:id="420637948">
              <w:marLeft w:val="0"/>
              <w:marRight w:val="0"/>
              <w:marTop w:val="0"/>
              <w:marBottom w:val="0"/>
              <w:divBdr>
                <w:top w:val="none" w:sz="0" w:space="0" w:color="auto"/>
                <w:left w:val="none" w:sz="0" w:space="0" w:color="auto"/>
                <w:bottom w:val="none" w:sz="0" w:space="0" w:color="auto"/>
                <w:right w:val="none" w:sz="0" w:space="0" w:color="auto"/>
              </w:divBdr>
            </w:div>
            <w:div w:id="1133214902">
              <w:marLeft w:val="0"/>
              <w:marRight w:val="0"/>
              <w:marTop w:val="0"/>
              <w:marBottom w:val="0"/>
              <w:divBdr>
                <w:top w:val="none" w:sz="0" w:space="0" w:color="auto"/>
                <w:left w:val="none" w:sz="0" w:space="0" w:color="auto"/>
                <w:bottom w:val="none" w:sz="0" w:space="0" w:color="auto"/>
                <w:right w:val="none" w:sz="0" w:space="0" w:color="auto"/>
              </w:divBdr>
              <w:divsChild>
                <w:div w:id="1127503386">
                  <w:marLeft w:val="0"/>
                  <w:marRight w:val="0"/>
                  <w:marTop w:val="0"/>
                  <w:marBottom w:val="0"/>
                  <w:divBdr>
                    <w:top w:val="none" w:sz="0" w:space="0" w:color="auto"/>
                    <w:left w:val="none" w:sz="0" w:space="0" w:color="auto"/>
                    <w:bottom w:val="none" w:sz="0" w:space="0" w:color="auto"/>
                    <w:right w:val="none" w:sz="0" w:space="0" w:color="auto"/>
                  </w:divBdr>
                  <w:divsChild>
                    <w:div w:id="395520159">
                      <w:marLeft w:val="0"/>
                      <w:marRight w:val="0"/>
                      <w:marTop w:val="0"/>
                      <w:marBottom w:val="0"/>
                      <w:divBdr>
                        <w:top w:val="none" w:sz="0" w:space="0" w:color="auto"/>
                        <w:left w:val="none" w:sz="0" w:space="0" w:color="auto"/>
                        <w:bottom w:val="none" w:sz="0" w:space="0" w:color="auto"/>
                        <w:right w:val="none" w:sz="0" w:space="0" w:color="auto"/>
                      </w:divBdr>
                    </w:div>
                    <w:div w:id="1649674090">
                      <w:marLeft w:val="0"/>
                      <w:marRight w:val="0"/>
                      <w:marTop w:val="0"/>
                      <w:marBottom w:val="0"/>
                      <w:divBdr>
                        <w:top w:val="none" w:sz="0" w:space="0" w:color="auto"/>
                        <w:left w:val="none" w:sz="0" w:space="0" w:color="auto"/>
                        <w:bottom w:val="none" w:sz="0" w:space="0" w:color="auto"/>
                        <w:right w:val="none" w:sz="0" w:space="0" w:color="auto"/>
                      </w:divBdr>
                    </w:div>
                    <w:div w:id="2075270098">
                      <w:marLeft w:val="0"/>
                      <w:marRight w:val="0"/>
                      <w:marTop w:val="0"/>
                      <w:marBottom w:val="0"/>
                      <w:divBdr>
                        <w:top w:val="none" w:sz="0" w:space="0" w:color="auto"/>
                        <w:left w:val="none" w:sz="0" w:space="0" w:color="auto"/>
                        <w:bottom w:val="none" w:sz="0" w:space="0" w:color="auto"/>
                        <w:right w:val="none" w:sz="0" w:space="0" w:color="auto"/>
                      </w:divBdr>
                    </w:div>
                    <w:div w:id="1663385088">
                      <w:marLeft w:val="0"/>
                      <w:marRight w:val="0"/>
                      <w:marTop w:val="0"/>
                      <w:marBottom w:val="0"/>
                      <w:divBdr>
                        <w:top w:val="none" w:sz="0" w:space="0" w:color="auto"/>
                        <w:left w:val="none" w:sz="0" w:space="0" w:color="auto"/>
                        <w:bottom w:val="none" w:sz="0" w:space="0" w:color="auto"/>
                        <w:right w:val="none" w:sz="0" w:space="0" w:color="auto"/>
                      </w:divBdr>
                    </w:div>
                    <w:div w:id="294062821">
                      <w:marLeft w:val="0"/>
                      <w:marRight w:val="0"/>
                      <w:marTop w:val="0"/>
                      <w:marBottom w:val="0"/>
                      <w:divBdr>
                        <w:top w:val="none" w:sz="0" w:space="0" w:color="auto"/>
                        <w:left w:val="none" w:sz="0" w:space="0" w:color="auto"/>
                        <w:bottom w:val="none" w:sz="0" w:space="0" w:color="auto"/>
                        <w:right w:val="none" w:sz="0" w:space="0" w:color="auto"/>
                      </w:divBdr>
                    </w:div>
                    <w:div w:id="1818304883">
                      <w:marLeft w:val="0"/>
                      <w:marRight w:val="0"/>
                      <w:marTop w:val="0"/>
                      <w:marBottom w:val="0"/>
                      <w:divBdr>
                        <w:top w:val="none" w:sz="0" w:space="0" w:color="auto"/>
                        <w:left w:val="none" w:sz="0" w:space="0" w:color="auto"/>
                        <w:bottom w:val="none" w:sz="0" w:space="0" w:color="auto"/>
                        <w:right w:val="none" w:sz="0" w:space="0" w:color="auto"/>
                      </w:divBdr>
                    </w:div>
                    <w:div w:id="1299989451">
                      <w:marLeft w:val="0"/>
                      <w:marRight w:val="0"/>
                      <w:marTop w:val="0"/>
                      <w:marBottom w:val="0"/>
                      <w:divBdr>
                        <w:top w:val="none" w:sz="0" w:space="0" w:color="auto"/>
                        <w:left w:val="none" w:sz="0" w:space="0" w:color="auto"/>
                        <w:bottom w:val="none" w:sz="0" w:space="0" w:color="auto"/>
                        <w:right w:val="none" w:sz="0" w:space="0" w:color="auto"/>
                      </w:divBdr>
                    </w:div>
                    <w:div w:id="1849171343">
                      <w:marLeft w:val="0"/>
                      <w:marRight w:val="0"/>
                      <w:marTop w:val="0"/>
                      <w:marBottom w:val="0"/>
                      <w:divBdr>
                        <w:top w:val="none" w:sz="0" w:space="0" w:color="auto"/>
                        <w:left w:val="none" w:sz="0" w:space="0" w:color="auto"/>
                        <w:bottom w:val="none" w:sz="0" w:space="0" w:color="auto"/>
                        <w:right w:val="none" w:sz="0" w:space="0" w:color="auto"/>
                      </w:divBdr>
                    </w:div>
                    <w:div w:id="2109346373">
                      <w:marLeft w:val="0"/>
                      <w:marRight w:val="0"/>
                      <w:marTop w:val="0"/>
                      <w:marBottom w:val="0"/>
                      <w:divBdr>
                        <w:top w:val="none" w:sz="0" w:space="0" w:color="auto"/>
                        <w:left w:val="none" w:sz="0" w:space="0" w:color="auto"/>
                        <w:bottom w:val="none" w:sz="0" w:space="0" w:color="auto"/>
                        <w:right w:val="none" w:sz="0" w:space="0" w:color="auto"/>
                      </w:divBdr>
                    </w:div>
                    <w:div w:id="2037147276">
                      <w:marLeft w:val="0"/>
                      <w:marRight w:val="0"/>
                      <w:marTop w:val="0"/>
                      <w:marBottom w:val="0"/>
                      <w:divBdr>
                        <w:top w:val="none" w:sz="0" w:space="0" w:color="auto"/>
                        <w:left w:val="none" w:sz="0" w:space="0" w:color="auto"/>
                        <w:bottom w:val="none" w:sz="0" w:space="0" w:color="auto"/>
                        <w:right w:val="none" w:sz="0" w:space="0" w:color="auto"/>
                      </w:divBdr>
                    </w:div>
                    <w:div w:id="1106461993">
                      <w:marLeft w:val="0"/>
                      <w:marRight w:val="0"/>
                      <w:marTop w:val="0"/>
                      <w:marBottom w:val="0"/>
                      <w:divBdr>
                        <w:top w:val="none" w:sz="0" w:space="0" w:color="auto"/>
                        <w:left w:val="none" w:sz="0" w:space="0" w:color="auto"/>
                        <w:bottom w:val="none" w:sz="0" w:space="0" w:color="auto"/>
                        <w:right w:val="none" w:sz="0" w:space="0" w:color="auto"/>
                      </w:divBdr>
                    </w:div>
                  </w:divsChild>
                </w:div>
                <w:div w:id="738288649">
                  <w:marLeft w:val="0"/>
                  <w:marRight w:val="0"/>
                  <w:marTop w:val="0"/>
                  <w:marBottom w:val="0"/>
                  <w:divBdr>
                    <w:top w:val="none" w:sz="0" w:space="0" w:color="auto"/>
                    <w:left w:val="none" w:sz="0" w:space="0" w:color="auto"/>
                    <w:bottom w:val="none" w:sz="0" w:space="0" w:color="auto"/>
                    <w:right w:val="none" w:sz="0" w:space="0" w:color="auto"/>
                  </w:divBdr>
                  <w:divsChild>
                    <w:div w:id="908461764">
                      <w:marLeft w:val="0"/>
                      <w:marRight w:val="0"/>
                      <w:marTop w:val="0"/>
                      <w:marBottom w:val="0"/>
                      <w:divBdr>
                        <w:top w:val="none" w:sz="0" w:space="0" w:color="auto"/>
                        <w:left w:val="none" w:sz="0" w:space="0" w:color="auto"/>
                        <w:bottom w:val="none" w:sz="0" w:space="0" w:color="auto"/>
                        <w:right w:val="none" w:sz="0" w:space="0" w:color="auto"/>
                      </w:divBdr>
                    </w:div>
                    <w:div w:id="552540304">
                      <w:marLeft w:val="0"/>
                      <w:marRight w:val="0"/>
                      <w:marTop w:val="0"/>
                      <w:marBottom w:val="0"/>
                      <w:divBdr>
                        <w:top w:val="none" w:sz="0" w:space="0" w:color="auto"/>
                        <w:left w:val="none" w:sz="0" w:space="0" w:color="auto"/>
                        <w:bottom w:val="none" w:sz="0" w:space="0" w:color="auto"/>
                        <w:right w:val="none" w:sz="0" w:space="0" w:color="auto"/>
                      </w:divBdr>
                    </w:div>
                    <w:div w:id="1288317074">
                      <w:marLeft w:val="0"/>
                      <w:marRight w:val="0"/>
                      <w:marTop w:val="0"/>
                      <w:marBottom w:val="0"/>
                      <w:divBdr>
                        <w:top w:val="none" w:sz="0" w:space="0" w:color="auto"/>
                        <w:left w:val="none" w:sz="0" w:space="0" w:color="auto"/>
                        <w:bottom w:val="none" w:sz="0" w:space="0" w:color="auto"/>
                        <w:right w:val="none" w:sz="0" w:space="0" w:color="auto"/>
                      </w:divBdr>
                    </w:div>
                    <w:div w:id="115758913">
                      <w:marLeft w:val="0"/>
                      <w:marRight w:val="0"/>
                      <w:marTop w:val="0"/>
                      <w:marBottom w:val="0"/>
                      <w:divBdr>
                        <w:top w:val="none" w:sz="0" w:space="0" w:color="auto"/>
                        <w:left w:val="none" w:sz="0" w:space="0" w:color="auto"/>
                        <w:bottom w:val="none" w:sz="0" w:space="0" w:color="auto"/>
                        <w:right w:val="none" w:sz="0" w:space="0" w:color="auto"/>
                      </w:divBdr>
                    </w:div>
                    <w:div w:id="1846049393">
                      <w:marLeft w:val="0"/>
                      <w:marRight w:val="0"/>
                      <w:marTop w:val="0"/>
                      <w:marBottom w:val="0"/>
                      <w:divBdr>
                        <w:top w:val="none" w:sz="0" w:space="0" w:color="auto"/>
                        <w:left w:val="none" w:sz="0" w:space="0" w:color="auto"/>
                        <w:bottom w:val="none" w:sz="0" w:space="0" w:color="auto"/>
                        <w:right w:val="none" w:sz="0" w:space="0" w:color="auto"/>
                      </w:divBdr>
                    </w:div>
                    <w:div w:id="1575312037">
                      <w:marLeft w:val="0"/>
                      <w:marRight w:val="0"/>
                      <w:marTop w:val="0"/>
                      <w:marBottom w:val="0"/>
                      <w:divBdr>
                        <w:top w:val="none" w:sz="0" w:space="0" w:color="auto"/>
                        <w:left w:val="none" w:sz="0" w:space="0" w:color="auto"/>
                        <w:bottom w:val="none" w:sz="0" w:space="0" w:color="auto"/>
                        <w:right w:val="none" w:sz="0" w:space="0" w:color="auto"/>
                      </w:divBdr>
                    </w:div>
                    <w:div w:id="245042316">
                      <w:marLeft w:val="0"/>
                      <w:marRight w:val="0"/>
                      <w:marTop w:val="0"/>
                      <w:marBottom w:val="0"/>
                      <w:divBdr>
                        <w:top w:val="none" w:sz="0" w:space="0" w:color="auto"/>
                        <w:left w:val="none" w:sz="0" w:space="0" w:color="auto"/>
                        <w:bottom w:val="none" w:sz="0" w:space="0" w:color="auto"/>
                        <w:right w:val="none" w:sz="0" w:space="0" w:color="auto"/>
                      </w:divBdr>
                    </w:div>
                    <w:div w:id="1769353119">
                      <w:marLeft w:val="0"/>
                      <w:marRight w:val="0"/>
                      <w:marTop w:val="0"/>
                      <w:marBottom w:val="0"/>
                      <w:divBdr>
                        <w:top w:val="none" w:sz="0" w:space="0" w:color="auto"/>
                        <w:left w:val="none" w:sz="0" w:space="0" w:color="auto"/>
                        <w:bottom w:val="none" w:sz="0" w:space="0" w:color="auto"/>
                        <w:right w:val="none" w:sz="0" w:space="0" w:color="auto"/>
                      </w:divBdr>
                    </w:div>
                    <w:div w:id="1794715850">
                      <w:marLeft w:val="0"/>
                      <w:marRight w:val="0"/>
                      <w:marTop w:val="0"/>
                      <w:marBottom w:val="0"/>
                      <w:divBdr>
                        <w:top w:val="none" w:sz="0" w:space="0" w:color="auto"/>
                        <w:left w:val="none" w:sz="0" w:space="0" w:color="auto"/>
                        <w:bottom w:val="none" w:sz="0" w:space="0" w:color="auto"/>
                        <w:right w:val="none" w:sz="0" w:space="0" w:color="auto"/>
                      </w:divBdr>
                    </w:div>
                    <w:div w:id="1095516685">
                      <w:marLeft w:val="0"/>
                      <w:marRight w:val="0"/>
                      <w:marTop w:val="0"/>
                      <w:marBottom w:val="0"/>
                      <w:divBdr>
                        <w:top w:val="none" w:sz="0" w:space="0" w:color="auto"/>
                        <w:left w:val="none" w:sz="0" w:space="0" w:color="auto"/>
                        <w:bottom w:val="none" w:sz="0" w:space="0" w:color="auto"/>
                        <w:right w:val="none" w:sz="0" w:space="0" w:color="auto"/>
                      </w:divBdr>
                    </w:div>
                    <w:div w:id="4517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963607">
          <w:marLeft w:val="0"/>
          <w:marRight w:val="0"/>
          <w:marTop w:val="180"/>
          <w:marBottom w:val="180"/>
          <w:divBdr>
            <w:top w:val="none" w:sz="0" w:space="0" w:color="auto"/>
            <w:left w:val="none" w:sz="0" w:space="0" w:color="auto"/>
            <w:bottom w:val="none" w:sz="0" w:space="0" w:color="auto"/>
            <w:right w:val="none" w:sz="0" w:space="0" w:color="auto"/>
          </w:divBdr>
          <w:divsChild>
            <w:div w:id="790711594">
              <w:marLeft w:val="0"/>
              <w:marRight w:val="0"/>
              <w:marTop w:val="0"/>
              <w:marBottom w:val="0"/>
              <w:divBdr>
                <w:top w:val="none" w:sz="0" w:space="0" w:color="auto"/>
                <w:left w:val="none" w:sz="0" w:space="0" w:color="auto"/>
                <w:bottom w:val="none" w:sz="0" w:space="0" w:color="auto"/>
                <w:right w:val="none" w:sz="0" w:space="0" w:color="auto"/>
              </w:divBdr>
            </w:div>
            <w:div w:id="1823277604">
              <w:marLeft w:val="0"/>
              <w:marRight w:val="0"/>
              <w:marTop w:val="0"/>
              <w:marBottom w:val="0"/>
              <w:divBdr>
                <w:top w:val="none" w:sz="0" w:space="0" w:color="auto"/>
                <w:left w:val="none" w:sz="0" w:space="0" w:color="auto"/>
                <w:bottom w:val="none" w:sz="0" w:space="0" w:color="auto"/>
                <w:right w:val="none" w:sz="0" w:space="0" w:color="auto"/>
              </w:divBdr>
              <w:divsChild>
                <w:div w:id="248540420">
                  <w:marLeft w:val="0"/>
                  <w:marRight w:val="0"/>
                  <w:marTop w:val="0"/>
                  <w:marBottom w:val="0"/>
                  <w:divBdr>
                    <w:top w:val="none" w:sz="0" w:space="0" w:color="auto"/>
                    <w:left w:val="none" w:sz="0" w:space="0" w:color="auto"/>
                    <w:bottom w:val="none" w:sz="0" w:space="0" w:color="auto"/>
                    <w:right w:val="none" w:sz="0" w:space="0" w:color="auto"/>
                  </w:divBdr>
                  <w:divsChild>
                    <w:div w:id="1401248108">
                      <w:marLeft w:val="0"/>
                      <w:marRight w:val="0"/>
                      <w:marTop w:val="0"/>
                      <w:marBottom w:val="0"/>
                      <w:divBdr>
                        <w:top w:val="none" w:sz="0" w:space="0" w:color="auto"/>
                        <w:left w:val="none" w:sz="0" w:space="0" w:color="auto"/>
                        <w:bottom w:val="none" w:sz="0" w:space="0" w:color="auto"/>
                        <w:right w:val="none" w:sz="0" w:space="0" w:color="auto"/>
                      </w:divBdr>
                    </w:div>
                    <w:div w:id="891425502">
                      <w:marLeft w:val="0"/>
                      <w:marRight w:val="0"/>
                      <w:marTop w:val="0"/>
                      <w:marBottom w:val="0"/>
                      <w:divBdr>
                        <w:top w:val="none" w:sz="0" w:space="0" w:color="auto"/>
                        <w:left w:val="none" w:sz="0" w:space="0" w:color="auto"/>
                        <w:bottom w:val="none" w:sz="0" w:space="0" w:color="auto"/>
                        <w:right w:val="none" w:sz="0" w:space="0" w:color="auto"/>
                      </w:divBdr>
                    </w:div>
                    <w:div w:id="1290936600">
                      <w:marLeft w:val="0"/>
                      <w:marRight w:val="0"/>
                      <w:marTop w:val="0"/>
                      <w:marBottom w:val="0"/>
                      <w:divBdr>
                        <w:top w:val="none" w:sz="0" w:space="0" w:color="auto"/>
                        <w:left w:val="none" w:sz="0" w:space="0" w:color="auto"/>
                        <w:bottom w:val="none" w:sz="0" w:space="0" w:color="auto"/>
                        <w:right w:val="none" w:sz="0" w:space="0" w:color="auto"/>
                      </w:divBdr>
                    </w:div>
                    <w:div w:id="946231071">
                      <w:marLeft w:val="0"/>
                      <w:marRight w:val="0"/>
                      <w:marTop w:val="0"/>
                      <w:marBottom w:val="0"/>
                      <w:divBdr>
                        <w:top w:val="none" w:sz="0" w:space="0" w:color="auto"/>
                        <w:left w:val="none" w:sz="0" w:space="0" w:color="auto"/>
                        <w:bottom w:val="none" w:sz="0" w:space="0" w:color="auto"/>
                        <w:right w:val="none" w:sz="0" w:space="0" w:color="auto"/>
                      </w:divBdr>
                    </w:div>
                    <w:div w:id="1872065962">
                      <w:marLeft w:val="0"/>
                      <w:marRight w:val="0"/>
                      <w:marTop w:val="0"/>
                      <w:marBottom w:val="0"/>
                      <w:divBdr>
                        <w:top w:val="none" w:sz="0" w:space="0" w:color="auto"/>
                        <w:left w:val="none" w:sz="0" w:space="0" w:color="auto"/>
                        <w:bottom w:val="none" w:sz="0" w:space="0" w:color="auto"/>
                        <w:right w:val="none" w:sz="0" w:space="0" w:color="auto"/>
                      </w:divBdr>
                    </w:div>
                    <w:div w:id="917250487">
                      <w:marLeft w:val="0"/>
                      <w:marRight w:val="0"/>
                      <w:marTop w:val="0"/>
                      <w:marBottom w:val="0"/>
                      <w:divBdr>
                        <w:top w:val="none" w:sz="0" w:space="0" w:color="auto"/>
                        <w:left w:val="none" w:sz="0" w:space="0" w:color="auto"/>
                        <w:bottom w:val="none" w:sz="0" w:space="0" w:color="auto"/>
                        <w:right w:val="none" w:sz="0" w:space="0" w:color="auto"/>
                      </w:divBdr>
                    </w:div>
                    <w:div w:id="2079787219">
                      <w:marLeft w:val="0"/>
                      <w:marRight w:val="0"/>
                      <w:marTop w:val="0"/>
                      <w:marBottom w:val="0"/>
                      <w:divBdr>
                        <w:top w:val="none" w:sz="0" w:space="0" w:color="auto"/>
                        <w:left w:val="none" w:sz="0" w:space="0" w:color="auto"/>
                        <w:bottom w:val="none" w:sz="0" w:space="0" w:color="auto"/>
                        <w:right w:val="none" w:sz="0" w:space="0" w:color="auto"/>
                      </w:divBdr>
                    </w:div>
                    <w:div w:id="365446946">
                      <w:marLeft w:val="0"/>
                      <w:marRight w:val="0"/>
                      <w:marTop w:val="0"/>
                      <w:marBottom w:val="0"/>
                      <w:divBdr>
                        <w:top w:val="none" w:sz="0" w:space="0" w:color="auto"/>
                        <w:left w:val="none" w:sz="0" w:space="0" w:color="auto"/>
                        <w:bottom w:val="none" w:sz="0" w:space="0" w:color="auto"/>
                        <w:right w:val="none" w:sz="0" w:space="0" w:color="auto"/>
                      </w:divBdr>
                    </w:div>
                    <w:div w:id="1973632389">
                      <w:marLeft w:val="0"/>
                      <w:marRight w:val="0"/>
                      <w:marTop w:val="0"/>
                      <w:marBottom w:val="0"/>
                      <w:divBdr>
                        <w:top w:val="none" w:sz="0" w:space="0" w:color="auto"/>
                        <w:left w:val="none" w:sz="0" w:space="0" w:color="auto"/>
                        <w:bottom w:val="none" w:sz="0" w:space="0" w:color="auto"/>
                        <w:right w:val="none" w:sz="0" w:space="0" w:color="auto"/>
                      </w:divBdr>
                    </w:div>
                    <w:div w:id="1099447456">
                      <w:marLeft w:val="0"/>
                      <w:marRight w:val="0"/>
                      <w:marTop w:val="0"/>
                      <w:marBottom w:val="0"/>
                      <w:divBdr>
                        <w:top w:val="none" w:sz="0" w:space="0" w:color="auto"/>
                        <w:left w:val="none" w:sz="0" w:space="0" w:color="auto"/>
                        <w:bottom w:val="none" w:sz="0" w:space="0" w:color="auto"/>
                        <w:right w:val="none" w:sz="0" w:space="0" w:color="auto"/>
                      </w:divBdr>
                    </w:div>
                    <w:div w:id="1769810577">
                      <w:marLeft w:val="0"/>
                      <w:marRight w:val="0"/>
                      <w:marTop w:val="0"/>
                      <w:marBottom w:val="0"/>
                      <w:divBdr>
                        <w:top w:val="none" w:sz="0" w:space="0" w:color="auto"/>
                        <w:left w:val="none" w:sz="0" w:space="0" w:color="auto"/>
                        <w:bottom w:val="none" w:sz="0" w:space="0" w:color="auto"/>
                        <w:right w:val="none" w:sz="0" w:space="0" w:color="auto"/>
                      </w:divBdr>
                    </w:div>
                    <w:div w:id="285745602">
                      <w:marLeft w:val="0"/>
                      <w:marRight w:val="0"/>
                      <w:marTop w:val="0"/>
                      <w:marBottom w:val="0"/>
                      <w:divBdr>
                        <w:top w:val="none" w:sz="0" w:space="0" w:color="auto"/>
                        <w:left w:val="none" w:sz="0" w:space="0" w:color="auto"/>
                        <w:bottom w:val="none" w:sz="0" w:space="0" w:color="auto"/>
                        <w:right w:val="none" w:sz="0" w:space="0" w:color="auto"/>
                      </w:divBdr>
                    </w:div>
                    <w:div w:id="857080527">
                      <w:marLeft w:val="0"/>
                      <w:marRight w:val="0"/>
                      <w:marTop w:val="0"/>
                      <w:marBottom w:val="0"/>
                      <w:divBdr>
                        <w:top w:val="none" w:sz="0" w:space="0" w:color="auto"/>
                        <w:left w:val="none" w:sz="0" w:space="0" w:color="auto"/>
                        <w:bottom w:val="none" w:sz="0" w:space="0" w:color="auto"/>
                        <w:right w:val="none" w:sz="0" w:space="0" w:color="auto"/>
                      </w:divBdr>
                    </w:div>
                    <w:div w:id="1367946688">
                      <w:marLeft w:val="0"/>
                      <w:marRight w:val="0"/>
                      <w:marTop w:val="0"/>
                      <w:marBottom w:val="0"/>
                      <w:divBdr>
                        <w:top w:val="none" w:sz="0" w:space="0" w:color="auto"/>
                        <w:left w:val="none" w:sz="0" w:space="0" w:color="auto"/>
                        <w:bottom w:val="none" w:sz="0" w:space="0" w:color="auto"/>
                        <w:right w:val="none" w:sz="0" w:space="0" w:color="auto"/>
                      </w:divBdr>
                    </w:div>
                    <w:div w:id="632642373">
                      <w:marLeft w:val="0"/>
                      <w:marRight w:val="0"/>
                      <w:marTop w:val="0"/>
                      <w:marBottom w:val="0"/>
                      <w:divBdr>
                        <w:top w:val="none" w:sz="0" w:space="0" w:color="auto"/>
                        <w:left w:val="none" w:sz="0" w:space="0" w:color="auto"/>
                        <w:bottom w:val="none" w:sz="0" w:space="0" w:color="auto"/>
                        <w:right w:val="none" w:sz="0" w:space="0" w:color="auto"/>
                      </w:divBdr>
                    </w:div>
                  </w:divsChild>
                </w:div>
                <w:div w:id="1255047166">
                  <w:marLeft w:val="0"/>
                  <w:marRight w:val="0"/>
                  <w:marTop w:val="0"/>
                  <w:marBottom w:val="0"/>
                  <w:divBdr>
                    <w:top w:val="none" w:sz="0" w:space="0" w:color="auto"/>
                    <w:left w:val="none" w:sz="0" w:space="0" w:color="auto"/>
                    <w:bottom w:val="none" w:sz="0" w:space="0" w:color="auto"/>
                    <w:right w:val="none" w:sz="0" w:space="0" w:color="auto"/>
                  </w:divBdr>
                  <w:divsChild>
                    <w:div w:id="1403412725">
                      <w:marLeft w:val="0"/>
                      <w:marRight w:val="0"/>
                      <w:marTop w:val="0"/>
                      <w:marBottom w:val="0"/>
                      <w:divBdr>
                        <w:top w:val="none" w:sz="0" w:space="0" w:color="auto"/>
                        <w:left w:val="none" w:sz="0" w:space="0" w:color="auto"/>
                        <w:bottom w:val="none" w:sz="0" w:space="0" w:color="auto"/>
                        <w:right w:val="none" w:sz="0" w:space="0" w:color="auto"/>
                      </w:divBdr>
                    </w:div>
                    <w:div w:id="956062966">
                      <w:marLeft w:val="0"/>
                      <w:marRight w:val="0"/>
                      <w:marTop w:val="0"/>
                      <w:marBottom w:val="0"/>
                      <w:divBdr>
                        <w:top w:val="none" w:sz="0" w:space="0" w:color="auto"/>
                        <w:left w:val="none" w:sz="0" w:space="0" w:color="auto"/>
                        <w:bottom w:val="none" w:sz="0" w:space="0" w:color="auto"/>
                        <w:right w:val="none" w:sz="0" w:space="0" w:color="auto"/>
                      </w:divBdr>
                    </w:div>
                    <w:div w:id="1746536856">
                      <w:marLeft w:val="0"/>
                      <w:marRight w:val="0"/>
                      <w:marTop w:val="0"/>
                      <w:marBottom w:val="0"/>
                      <w:divBdr>
                        <w:top w:val="none" w:sz="0" w:space="0" w:color="auto"/>
                        <w:left w:val="none" w:sz="0" w:space="0" w:color="auto"/>
                        <w:bottom w:val="none" w:sz="0" w:space="0" w:color="auto"/>
                        <w:right w:val="none" w:sz="0" w:space="0" w:color="auto"/>
                      </w:divBdr>
                    </w:div>
                    <w:div w:id="623734929">
                      <w:marLeft w:val="0"/>
                      <w:marRight w:val="0"/>
                      <w:marTop w:val="0"/>
                      <w:marBottom w:val="0"/>
                      <w:divBdr>
                        <w:top w:val="none" w:sz="0" w:space="0" w:color="auto"/>
                        <w:left w:val="none" w:sz="0" w:space="0" w:color="auto"/>
                        <w:bottom w:val="none" w:sz="0" w:space="0" w:color="auto"/>
                        <w:right w:val="none" w:sz="0" w:space="0" w:color="auto"/>
                      </w:divBdr>
                    </w:div>
                    <w:div w:id="517039988">
                      <w:marLeft w:val="0"/>
                      <w:marRight w:val="0"/>
                      <w:marTop w:val="0"/>
                      <w:marBottom w:val="0"/>
                      <w:divBdr>
                        <w:top w:val="none" w:sz="0" w:space="0" w:color="auto"/>
                        <w:left w:val="none" w:sz="0" w:space="0" w:color="auto"/>
                        <w:bottom w:val="none" w:sz="0" w:space="0" w:color="auto"/>
                        <w:right w:val="none" w:sz="0" w:space="0" w:color="auto"/>
                      </w:divBdr>
                    </w:div>
                    <w:div w:id="1747147085">
                      <w:marLeft w:val="0"/>
                      <w:marRight w:val="0"/>
                      <w:marTop w:val="0"/>
                      <w:marBottom w:val="0"/>
                      <w:divBdr>
                        <w:top w:val="none" w:sz="0" w:space="0" w:color="auto"/>
                        <w:left w:val="none" w:sz="0" w:space="0" w:color="auto"/>
                        <w:bottom w:val="none" w:sz="0" w:space="0" w:color="auto"/>
                        <w:right w:val="none" w:sz="0" w:space="0" w:color="auto"/>
                      </w:divBdr>
                    </w:div>
                    <w:div w:id="159200766">
                      <w:marLeft w:val="0"/>
                      <w:marRight w:val="0"/>
                      <w:marTop w:val="0"/>
                      <w:marBottom w:val="0"/>
                      <w:divBdr>
                        <w:top w:val="none" w:sz="0" w:space="0" w:color="auto"/>
                        <w:left w:val="none" w:sz="0" w:space="0" w:color="auto"/>
                        <w:bottom w:val="none" w:sz="0" w:space="0" w:color="auto"/>
                        <w:right w:val="none" w:sz="0" w:space="0" w:color="auto"/>
                      </w:divBdr>
                    </w:div>
                    <w:div w:id="1867985368">
                      <w:marLeft w:val="0"/>
                      <w:marRight w:val="0"/>
                      <w:marTop w:val="0"/>
                      <w:marBottom w:val="0"/>
                      <w:divBdr>
                        <w:top w:val="none" w:sz="0" w:space="0" w:color="auto"/>
                        <w:left w:val="none" w:sz="0" w:space="0" w:color="auto"/>
                        <w:bottom w:val="none" w:sz="0" w:space="0" w:color="auto"/>
                        <w:right w:val="none" w:sz="0" w:space="0" w:color="auto"/>
                      </w:divBdr>
                    </w:div>
                    <w:div w:id="1280642519">
                      <w:marLeft w:val="0"/>
                      <w:marRight w:val="0"/>
                      <w:marTop w:val="0"/>
                      <w:marBottom w:val="0"/>
                      <w:divBdr>
                        <w:top w:val="none" w:sz="0" w:space="0" w:color="auto"/>
                        <w:left w:val="none" w:sz="0" w:space="0" w:color="auto"/>
                        <w:bottom w:val="none" w:sz="0" w:space="0" w:color="auto"/>
                        <w:right w:val="none" w:sz="0" w:space="0" w:color="auto"/>
                      </w:divBdr>
                    </w:div>
                    <w:div w:id="1975669679">
                      <w:marLeft w:val="0"/>
                      <w:marRight w:val="0"/>
                      <w:marTop w:val="0"/>
                      <w:marBottom w:val="0"/>
                      <w:divBdr>
                        <w:top w:val="none" w:sz="0" w:space="0" w:color="auto"/>
                        <w:left w:val="none" w:sz="0" w:space="0" w:color="auto"/>
                        <w:bottom w:val="none" w:sz="0" w:space="0" w:color="auto"/>
                        <w:right w:val="none" w:sz="0" w:space="0" w:color="auto"/>
                      </w:divBdr>
                    </w:div>
                    <w:div w:id="1944259014">
                      <w:marLeft w:val="0"/>
                      <w:marRight w:val="0"/>
                      <w:marTop w:val="0"/>
                      <w:marBottom w:val="0"/>
                      <w:divBdr>
                        <w:top w:val="none" w:sz="0" w:space="0" w:color="auto"/>
                        <w:left w:val="none" w:sz="0" w:space="0" w:color="auto"/>
                        <w:bottom w:val="none" w:sz="0" w:space="0" w:color="auto"/>
                        <w:right w:val="none" w:sz="0" w:space="0" w:color="auto"/>
                      </w:divBdr>
                    </w:div>
                    <w:div w:id="22944989">
                      <w:marLeft w:val="0"/>
                      <w:marRight w:val="0"/>
                      <w:marTop w:val="0"/>
                      <w:marBottom w:val="0"/>
                      <w:divBdr>
                        <w:top w:val="none" w:sz="0" w:space="0" w:color="auto"/>
                        <w:left w:val="none" w:sz="0" w:space="0" w:color="auto"/>
                        <w:bottom w:val="none" w:sz="0" w:space="0" w:color="auto"/>
                        <w:right w:val="none" w:sz="0" w:space="0" w:color="auto"/>
                      </w:divBdr>
                    </w:div>
                    <w:div w:id="1367020366">
                      <w:marLeft w:val="0"/>
                      <w:marRight w:val="0"/>
                      <w:marTop w:val="0"/>
                      <w:marBottom w:val="0"/>
                      <w:divBdr>
                        <w:top w:val="none" w:sz="0" w:space="0" w:color="auto"/>
                        <w:left w:val="none" w:sz="0" w:space="0" w:color="auto"/>
                        <w:bottom w:val="none" w:sz="0" w:space="0" w:color="auto"/>
                        <w:right w:val="none" w:sz="0" w:space="0" w:color="auto"/>
                      </w:divBdr>
                    </w:div>
                    <w:div w:id="431317567">
                      <w:marLeft w:val="0"/>
                      <w:marRight w:val="0"/>
                      <w:marTop w:val="0"/>
                      <w:marBottom w:val="0"/>
                      <w:divBdr>
                        <w:top w:val="none" w:sz="0" w:space="0" w:color="auto"/>
                        <w:left w:val="none" w:sz="0" w:space="0" w:color="auto"/>
                        <w:bottom w:val="none" w:sz="0" w:space="0" w:color="auto"/>
                        <w:right w:val="none" w:sz="0" w:space="0" w:color="auto"/>
                      </w:divBdr>
                    </w:div>
                    <w:div w:id="111687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004003">
          <w:blockQuote w:val="1"/>
          <w:marLeft w:val="720"/>
          <w:marRight w:val="720"/>
          <w:marTop w:val="100"/>
          <w:marBottom w:val="100"/>
          <w:divBdr>
            <w:top w:val="none" w:sz="0" w:space="0" w:color="auto"/>
            <w:left w:val="none" w:sz="0" w:space="0" w:color="auto"/>
            <w:bottom w:val="none" w:sz="0" w:space="0" w:color="auto"/>
            <w:right w:val="none" w:sz="0" w:space="0" w:color="auto"/>
          </w:divBdr>
        </w:div>
        <w:div w:id="1583296296">
          <w:marLeft w:val="0"/>
          <w:marRight w:val="0"/>
          <w:marTop w:val="0"/>
          <w:marBottom w:val="0"/>
          <w:divBdr>
            <w:top w:val="none" w:sz="0" w:space="0" w:color="auto"/>
            <w:left w:val="none" w:sz="0" w:space="0" w:color="auto"/>
            <w:bottom w:val="none" w:sz="0" w:space="0" w:color="auto"/>
            <w:right w:val="none" w:sz="0" w:space="0" w:color="auto"/>
          </w:divBdr>
        </w:div>
        <w:div w:id="2033876357">
          <w:marLeft w:val="0"/>
          <w:marRight w:val="0"/>
          <w:marTop w:val="0"/>
          <w:marBottom w:val="0"/>
          <w:divBdr>
            <w:top w:val="none" w:sz="0" w:space="0" w:color="auto"/>
            <w:left w:val="none" w:sz="0" w:space="0" w:color="auto"/>
            <w:bottom w:val="none" w:sz="0" w:space="0" w:color="auto"/>
            <w:right w:val="none" w:sz="0" w:space="0" w:color="auto"/>
          </w:divBdr>
        </w:div>
      </w:divsChild>
    </w:div>
    <w:div w:id="509295684">
      <w:bodyDiv w:val="1"/>
      <w:marLeft w:val="0"/>
      <w:marRight w:val="0"/>
      <w:marTop w:val="0"/>
      <w:marBottom w:val="0"/>
      <w:divBdr>
        <w:top w:val="none" w:sz="0" w:space="0" w:color="auto"/>
        <w:left w:val="none" w:sz="0" w:space="0" w:color="auto"/>
        <w:bottom w:val="none" w:sz="0" w:space="0" w:color="auto"/>
        <w:right w:val="none" w:sz="0" w:space="0" w:color="auto"/>
      </w:divBdr>
      <w:divsChild>
        <w:div w:id="1411661629">
          <w:marLeft w:val="0"/>
          <w:marRight w:val="0"/>
          <w:marTop w:val="0"/>
          <w:marBottom w:val="0"/>
          <w:divBdr>
            <w:top w:val="none" w:sz="0" w:space="0" w:color="auto"/>
            <w:left w:val="none" w:sz="0" w:space="0" w:color="auto"/>
            <w:bottom w:val="none" w:sz="0" w:space="0" w:color="auto"/>
            <w:right w:val="none" w:sz="0" w:space="0" w:color="auto"/>
          </w:divBdr>
        </w:div>
        <w:div w:id="494876730">
          <w:marLeft w:val="0"/>
          <w:marRight w:val="0"/>
          <w:marTop w:val="0"/>
          <w:marBottom w:val="0"/>
          <w:divBdr>
            <w:top w:val="none" w:sz="0" w:space="0" w:color="auto"/>
            <w:left w:val="none" w:sz="0" w:space="0" w:color="auto"/>
            <w:bottom w:val="none" w:sz="0" w:space="0" w:color="auto"/>
            <w:right w:val="none" w:sz="0" w:space="0" w:color="auto"/>
          </w:divBdr>
        </w:div>
        <w:div w:id="749231965">
          <w:marLeft w:val="0"/>
          <w:marRight w:val="0"/>
          <w:marTop w:val="0"/>
          <w:marBottom w:val="0"/>
          <w:divBdr>
            <w:top w:val="none" w:sz="0" w:space="0" w:color="auto"/>
            <w:left w:val="none" w:sz="0" w:space="0" w:color="auto"/>
            <w:bottom w:val="none" w:sz="0" w:space="0" w:color="auto"/>
            <w:right w:val="none" w:sz="0" w:space="0" w:color="auto"/>
          </w:divBdr>
        </w:div>
        <w:div w:id="689452772">
          <w:marLeft w:val="0"/>
          <w:marRight w:val="0"/>
          <w:marTop w:val="0"/>
          <w:marBottom w:val="0"/>
          <w:divBdr>
            <w:top w:val="none" w:sz="0" w:space="0" w:color="auto"/>
            <w:left w:val="none" w:sz="0" w:space="0" w:color="auto"/>
            <w:bottom w:val="none" w:sz="0" w:space="0" w:color="auto"/>
            <w:right w:val="none" w:sz="0" w:space="0" w:color="auto"/>
          </w:divBdr>
        </w:div>
        <w:div w:id="1442266299">
          <w:marLeft w:val="0"/>
          <w:marRight w:val="0"/>
          <w:marTop w:val="0"/>
          <w:marBottom w:val="0"/>
          <w:divBdr>
            <w:top w:val="none" w:sz="0" w:space="0" w:color="auto"/>
            <w:left w:val="none" w:sz="0" w:space="0" w:color="auto"/>
            <w:bottom w:val="none" w:sz="0" w:space="0" w:color="auto"/>
            <w:right w:val="none" w:sz="0" w:space="0" w:color="auto"/>
          </w:divBdr>
        </w:div>
        <w:div w:id="1822650696">
          <w:marLeft w:val="0"/>
          <w:marRight w:val="0"/>
          <w:marTop w:val="0"/>
          <w:marBottom w:val="0"/>
          <w:divBdr>
            <w:top w:val="none" w:sz="0" w:space="0" w:color="auto"/>
            <w:left w:val="none" w:sz="0" w:space="0" w:color="auto"/>
            <w:bottom w:val="none" w:sz="0" w:space="0" w:color="auto"/>
            <w:right w:val="none" w:sz="0" w:space="0" w:color="auto"/>
          </w:divBdr>
        </w:div>
        <w:div w:id="1965036115">
          <w:marLeft w:val="0"/>
          <w:marRight w:val="0"/>
          <w:marTop w:val="0"/>
          <w:marBottom w:val="0"/>
          <w:divBdr>
            <w:top w:val="none" w:sz="0" w:space="0" w:color="auto"/>
            <w:left w:val="none" w:sz="0" w:space="0" w:color="auto"/>
            <w:bottom w:val="none" w:sz="0" w:space="0" w:color="auto"/>
            <w:right w:val="none" w:sz="0" w:space="0" w:color="auto"/>
          </w:divBdr>
        </w:div>
        <w:div w:id="275868121">
          <w:marLeft w:val="0"/>
          <w:marRight w:val="0"/>
          <w:marTop w:val="0"/>
          <w:marBottom w:val="0"/>
          <w:divBdr>
            <w:top w:val="none" w:sz="0" w:space="0" w:color="auto"/>
            <w:left w:val="none" w:sz="0" w:space="0" w:color="auto"/>
            <w:bottom w:val="none" w:sz="0" w:space="0" w:color="auto"/>
            <w:right w:val="none" w:sz="0" w:space="0" w:color="auto"/>
          </w:divBdr>
        </w:div>
        <w:div w:id="1408310259">
          <w:marLeft w:val="0"/>
          <w:marRight w:val="0"/>
          <w:marTop w:val="0"/>
          <w:marBottom w:val="0"/>
          <w:divBdr>
            <w:top w:val="none" w:sz="0" w:space="0" w:color="auto"/>
            <w:left w:val="none" w:sz="0" w:space="0" w:color="auto"/>
            <w:bottom w:val="none" w:sz="0" w:space="0" w:color="auto"/>
            <w:right w:val="none" w:sz="0" w:space="0" w:color="auto"/>
          </w:divBdr>
        </w:div>
        <w:div w:id="1051727479">
          <w:marLeft w:val="0"/>
          <w:marRight w:val="0"/>
          <w:marTop w:val="0"/>
          <w:marBottom w:val="0"/>
          <w:divBdr>
            <w:top w:val="none" w:sz="0" w:space="0" w:color="auto"/>
            <w:left w:val="none" w:sz="0" w:space="0" w:color="auto"/>
            <w:bottom w:val="none" w:sz="0" w:space="0" w:color="auto"/>
            <w:right w:val="none" w:sz="0" w:space="0" w:color="auto"/>
          </w:divBdr>
        </w:div>
        <w:div w:id="1631786063">
          <w:marLeft w:val="0"/>
          <w:marRight w:val="0"/>
          <w:marTop w:val="0"/>
          <w:marBottom w:val="0"/>
          <w:divBdr>
            <w:top w:val="none" w:sz="0" w:space="0" w:color="auto"/>
            <w:left w:val="none" w:sz="0" w:space="0" w:color="auto"/>
            <w:bottom w:val="none" w:sz="0" w:space="0" w:color="auto"/>
            <w:right w:val="none" w:sz="0" w:space="0" w:color="auto"/>
          </w:divBdr>
        </w:div>
        <w:div w:id="811289179">
          <w:marLeft w:val="0"/>
          <w:marRight w:val="0"/>
          <w:marTop w:val="0"/>
          <w:marBottom w:val="0"/>
          <w:divBdr>
            <w:top w:val="none" w:sz="0" w:space="0" w:color="auto"/>
            <w:left w:val="none" w:sz="0" w:space="0" w:color="auto"/>
            <w:bottom w:val="none" w:sz="0" w:space="0" w:color="auto"/>
            <w:right w:val="none" w:sz="0" w:space="0" w:color="auto"/>
          </w:divBdr>
        </w:div>
        <w:div w:id="822820879">
          <w:marLeft w:val="0"/>
          <w:marRight w:val="0"/>
          <w:marTop w:val="0"/>
          <w:marBottom w:val="0"/>
          <w:divBdr>
            <w:top w:val="none" w:sz="0" w:space="0" w:color="auto"/>
            <w:left w:val="none" w:sz="0" w:space="0" w:color="auto"/>
            <w:bottom w:val="none" w:sz="0" w:space="0" w:color="auto"/>
            <w:right w:val="none" w:sz="0" w:space="0" w:color="auto"/>
          </w:divBdr>
        </w:div>
        <w:div w:id="716856533">
          <w:marLeft w:val="0"/>
          <w:marRight w:val="0"/>
          <w:marTop w:val="0"/>
          <w:marBottom w:val="0"/>
          <w:divBdr>
            <w:top w:val="none" w:sz="0" w:space="0" w:color="auto"/>
            <w:left w:val="none" w:sz="0" w:space="0" w:color="auto"/>
            <w:bottom w:val="none" w:sz="0" w:space="0" w:color="auto"/>
            <w:right w:val="none" w:sz="0" w:space="0" w:color="auto"/>
          </w:divBdr>
        </w:div>
      </w:divsChild>
    </w:div>
    <w:div w:id="528955000">
      <w:bodyDiv w:val="1"/>
      <w:marLeft w:val="0"/>
      <w:marRight w:val="0"/>
      <w:marTop w:val="0"/>
      <w:marBottom w:val="0"/>
      <w:divBdr>
        <w:top w:val="none" w:sz="0" w:space="0" w:color="auto"/>
        <w:left w:val="none" w:sz="0" w:space="0" w:color="auto"/>
        <w:bottom w:val="none" w:sz="0" w:space="0" w:color="auto"/>
        <w:right w:val="none" w:sz="0" w:space="0" w:color="auto"/>
      </w:divBdr>
      <w:divsChild>
        <w:div w:id="1634364606">
          <w:marLeft w:val="0"/>
          <w:marRight w:val="0"/>
          <w:marTop w:val="180"/>
          <w:marBottom w:val="180"/>
          <w:divBdr>
            <w:top w:val="none" w:sz="0" w:space="0" w:color="auto"/>
            <w:left w:val="none" w:sz="0" w:space="0" w:color="auto"/>
            <w:bottom w:val="none" w:sz="0" w:space="0" w:color="auto"/>
            <w:right w:val="none" w:sz="0" w:space="0" w:color="auto"/>
          </w:divBdr>
          <w:divsChild>
            <w:div w:id="1197428733">
              <w:marLeft w:val="0"/>
              <w:marRight w:val="0"/>
              <w:marTop w:val="0"/>
              <w:marBottom w:val="0"/>
              <w:divBdr>
                <w:top w:val="none" w:sz="0" w:space="0" w:color="auto"/>
                <w:left w:val="none" w:sz="0" w:space="0" w:color="auto"/>
                <w:bottom w:val="none" w:sz="0" w:space="0" w:color="auto"/>
                <w:right w:val="none" w:sz="0" w:space="0" w:color="auto"/>
              </w:divBdr>
            </w:div>
            <w:div w:id="1392924043">
              <w:marLeft w:val="0"/>
              <w:marRight w:val="0"/>
              <w:marTop w:val="0"/>
              <w:marBottom w:val="0"/>
              <w:divBdr>
                <w:top w:val="none" w:sz="0" w:space="0" w:color="auto"/>
                <w:left w:val="none" w:sz="0" w:space="0" w:color="auto"/>
                <w:bottom w:val="none" w:sz="0" w:space="0" w:color="auto"/>
                <w:right w:val="none" w:sz="0" w:space="0" w:color="auto"/>
              </w:divBdr>
              <w:divsChild>
                <w:div w:id="306014878">
                  <w:marLeft w:val="0"/>
                  <w:marRight w:val="0"/>
                  <w:marTop w:val="0"/>
                  <w:marBottom w:val="0"/>
                  <w:divBdr>
                    <w:top w:val="none" w:sz="0" w:space="0" w:color="auto"/>
                    <w:left w:val="none" w:sz="0" w:space="0" w:color="auto"/>
                    <w:bottom w:val="none" w:sz="0" w:space="0" w:color="auto"/>
                    <w:right w:val="none" w:sz="0" w:space="0" w:color="auto"/>
                  </w:divBdr>
                  <w:divsChild>
                    <w:div w:id="1202785089">
                      <w:marLeft w:val="0"/>
                      <w:marRight w:val="0"/>
                      <w:marTop w:val="0"/>
                      <w:marBottom w:val="0"/>
                      <w:divBdr>
                        <w:top w:val="none" w:sz="0" w:space="0" w:color="auto"/>
                        <w:left w:val="none" w:sz="0" w:space="0" w:color="auto"/>
                        <w:bottom w:val="none" w:sz="0" w:space="0" w:color="auto"/>
                        <w:right w:val="none" w:sz="0" w:space="0" w:color="auto"/>
                      </w:divBdr>
                    </w:div>
                    <w:div w:id="1319112317">
                      <w:marLeft w:val="0"/>
                      <w:marRight w:val="0"/>
                      <w:marTop w:val="0"/>
                      <w:marBottom w:val="0"/>
                      <w:divBdr>
                        <w:top w:val="none" w:sz="0" w:space="0" w:color="auto"/>
                        <w:left w:val="none" w:sz="0" w:space="0" w:color="auto"/>
                        <w:bottom w:val="none" w:sz="0" w:space="0" w:color="auto"/>
                        <w:right w:val="none" w:sz="0" w:space="0" w:color="auto"/>
                      </w:divBdr>
                    </w:div>
                    <w:div w:id="1724593709">
                      <w:marLeft w:val="0"/>
                      <w:marRight w:val="0"/>
                      <w:marTop w:val="0"/>
                      <w:marBottom w:val="0"/>
                      <w:divBdr>
                        <w:top w:val="none" w:sz="0" w:space="0" w:color="auto"/>
                        <w:left w:val="none" w:sz="0" w:space="0" w:color="auto"/>
                        <w:bottom w:val="none" w:sz="0" w:space="0" w:color="auto"/>
                        <w:right w:val="none" w:sz="0" w:space="0" w:color="auto"/>
                      </w:divBdr>
                    </w:div>
                    <w:div w:id="2103064817">
                      <w:marLeft w:val="0"/>
                      <w:marRight w:val="0"/>
                      <w:marTop w:val="0"/>
                      <w:marBottom w:val="0"/>
                      <w:divBdr>
                        <w:top w:val="none" w:sz="0" w:space="0" w:color="auto"/>
                        <w:left w:val="none" w:sz="0" w:space="0" w:color="auto"/>
                        <w:bottom w:val="none" w:sz="0" w:space="0" w:color="auto"/>
                        <w:right w:val="none" w:sz="0" w:space="0" w:color="auto"/>
                      </w:divBdr>
                    </w:div>
                  </w:divsChild>
                </w:div>
                <w:div w:id="2046983652">
                  <w:marLeft w:val="0"/>
                  <w:marRight w:val="0"/>
                  <w:marTop w:val="0"/>
                  <w:marBottom w:val="0"/>
                  <w:divBdr>
                    <w:top w:val="none" w:sz="0" w:space="0" w:color="auto"/>
                    <w:left w:val="none" w:sz="0" w:space="0" w:color="auto"/>
                    <w:bottom w:val="none" w:sz="0" w:space="0" w:color="auto"/>
                    <w:right w:val="none" w:sz="0" w:space="0" w:color="auto"/>
                  </w:divBdr>
                  <w:divsChild>
                    <w:div w:id="1196188486">
                      <w:marLeft w:val="0"/>
                      <w:marRight w:val="0"/>
                      <w:marTop w:val="0"/>
                      <w:marBottom w:val="0"/>
                      <w:divBdr>
                        <w:top w:val="none" w:sz="0" w:space="0" w:color="auto"/>
                        <w:left w:val="none" w:sz="0" w:space="0" w:color="auto"/>
                        <w:bottom w:val="none" w:sz="0" w:space="0" w:color="auto"/>
                        <w:right w:val="none" w:sz="0" w:space="0" w:color="auto"/>
                      </w:divBdr>
                    </w:div>
                    <w:div w:id="316806579">
                      <w:marLeft w:val="0"/>
                      <w:marRight w:val="0"/>
                      <w:marTop w:val="0"/>
                      <w:marBottom w:val="0"/>
                      <w:divBdr>
                        <w:top w:val="none" w:sz="0" w:space="0" w:color="auto"/>
                        <w:left w:val="none" w:sz="0" w:space="0" w:color="auto"/>
                        <w:bottom w:val="none" w:sz="0" w:space="0" w:color="auto"/>
                        <w:right w:val="none" w:sz="0" w:space="0" w:color="auto"/>
                      </w:divBdr>
                    </w:div>
                    <w:div w:id="212085287">
                      <w:marLeft w:val="0"/>
                      <w:marRight w:val="0"/>
                      <w:marTop w:val="0"/>
                      <w:marBottom w:val="0"/>
                      <w:divBdr>
                        <w:top w:val="none" w:sz="0" w:space="0" w:color="auto"/>
                        <w:left w:val="none" w:sz="0" w:space="0" w:color="auto"/>
                        <w:bottom w:val="none" w:sz="0" w:space="0" w:color="auto"/>
                        <w:right w:val="none" w:sz="0" w:space="0" w:color="auto"/>
                      </w:divBdr>
                    </w:div>
                    <w:div w:id="54899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79337">
          <w:marLeft w:val="0"/>
          <w:marRight w:val="0"/>
          <w:marTop w:val="180"/>
          <w:marBottom w:val="180"/>
          <w:divBdr>
            <w:top w:val="none" w:sz="0" w:space="0" w:color="auto"/>
            <w:left w:val="none" w:sz="0" w:space="0" w:color="auto"/>
            <w:bottom w:val="none" w:sz="0" w:space="0" w:color="auto"/>
            <w:right w:val="none" w:sz="0" w:space="0" w:color="auto"/>
          </w:divBdr>
          <w:divsChild>
            <w:div w:id="1428502610">
              <w:marLeft w:val="0"/>
              <w:marRight w:val="0"/>
              <w:marTop w:val="0"/>
              <w:marBottom w:val="0"/>
              <w:divBdr>
                <w:top w:val="none" w:sz="0" w:space="0" w:color="auto"/>
                <w:left w:val="none" w:sz="0" w:space="0" w:color="auto"/>
                <w:bottom w:val="none" w:sz="0" w:space="0" w:color="auto"/>
                <w:right w:val="none" w:sz="0" w:space="0" w:color="auto"/>
              </w:divBdr>
            </w:div>
            <w:div w:id="1288663428">
              <w:marLeft w:val="0"/>
              <w:marRight w:val="0"/>
              <w:marTop w:val="0"/>
              <w:marBottom w:val="0"/>
              <w:divBdr>
                <w:top w:val="none" w:sz="0" w:space="0" w:color="auto"/>
                <w:left w:val="none" w:sz="0" w:space="0" w:color="auto"/>
                <w:bottom w:val="none" w:sz="0" w:space="0" w:color="auto"/>
                <w:right w:val="none" w:sz="0" w:space="0" w:color="auto"/>
              </w:divBdr>
              <w:divsChild>
                <w:div w:id="2081365237">
                  <w:marLeft w:val="0"/>
                  <w:marRight w:val="0"/>
                  <w:marTop w:val="0"/>
                  <w:marBottom w:val="0"/>
                  <w:divBdr>
                    <w:top w:val="none" w:sz="0" w:space="0" w:color="auto"/>
                    <w:left w:val="none" w:sz="0" w:space="0" w:color="auto"/>
                    <w:bottom w:val="none" w:sz="0" w:space="0" w:color="auto"/>
                    <w:right w:val="none" w:sz="0" w:space="0" w:color="auto"/>
                  </w:divBdr>
                  <w:divsChild>
                    <w:div w:id="666177754">
                      <w:marLeft w:val="0"/>
                      <w:marRight w:val="0"/>
                      <w:marTop w:val="0"/>
                      <w:marBottom w:val="0"/>
                      <w:divBdr>
                        <w:top w:val="none" w:sz="0" w:space="0" w:color="auto"/>
                        <w:left w:val="none" w:sz="0" w:space="0" w:color="auto"/>
                        <w:bottom w:val="none" w:sz="0" w:space="0" w:color="auto"/>
                        <w:right w:val="none" w:sz="0" w:space="0" w:color="auto"/>
                      </w:divBdr>
                    </w:div>
                    <w:div w:id="10183547">
                      <w:marLeft w:val="0"/>
                      <w:marRight w:val="0"/>
                      <w:marTop w:val="0"/>
                      <w:marBottom w:val="0"/>
                      <w:divBdr>
                        <w:top w:val="none" w:sz="0" w:space="0" w:color="auto"/>
                        <w:left w:val="none" w:sz="0" w:space="0" w:color="auto"/>
                        <w:bottom w:val="none" w:sz="0" w:space="0" w:color="auto"/>
                        <w:right w:val="none" w:sz="0" w:space="0" w:color="auto"/>
                      </w:divBdr>
                    </w:div>
                    <w:div w:id="2073888165">
                      <w:marLeft w:val="0"/>
                      <w:marRight w:val="0"/>
                      <w:marTop w:val="0"/>
                      <w:marBottom w:val="0"/>
                      <w:divBdr>
                        <w:top w:val="none" w:sz="0" w:space="0" w:color="auto"/>
                        <w:left w:val="none" w:sz="0" w:space="0" w:color="auto"/>
                        <w:bottom w:val="none" w:sz="0" w:space="0" w:color="auto"/>
                        <w:right w:val="none" w:sz="0" w:space="0" w:color="auto"/>
                      </w:divBdr>
                    </w:div>
                    <w:div w:id="442961761">
                      <w:marLeft w:val="0"/>
                      <w:marRight w:val="0"/>
                      <w:marTop w:val="0"/>
                      <w:marBottom w:val="0"/>
                      <w:divBdr>
                        <w:top w:val="none" w:sz="0" w:space="0" w:color="auto"/>
                        <w:left w:val="none" w:sz="0" w:space="0" w:color="auto"/>
                        <w:bottom w:val="none" w:sz="0" w:space="0" w:color="auto"/>
                        <w:right w:val="none" w:sz="0" w:space="0" w:color="auto"/>
                      </w:divBdr>
                    </w:div>
                  </w:divsChild>
                </w:div>
                <w:div w:id="204753800">
                  <w:marLeft w:val="0"/>
                  <w:marRight w:val="0"/>
                  <w:marTop w:val="0"/>
                  <w:marBottom w:val="0"/>
                  <w:divBdr>
                    <w:top w:val="none" w:sz="0" w:space="0" w:color="auto"/>
                    <w:left w:val="none" w:sz="0" w:space="0" w:color="auto"/>
                    <w:bottom w:val="none" w:sz="0" w:space="0" w:color="auto"/>
                    <w:right w:val="none" w:sz="0" w:space="0" w:color="auto"/>
                  </w:divBdr>
                  <w:divsChild>
                    <w:div w:id="1681159527">
                      <w:marLeft w:val="0"/>
                      <w:marRight w:val="0"/>
                      <w:marTop w:val="0"/>
                      <w:marBottom w:val="0"/>
                      <w:divBdr>
                        <w:top w:val="none" w:sz="0" w:space="0" w:color="auto"/>
                        <w:left w:val="none" w:sz="0" w:space="0" w:color="auto"/>
                        <w:bottom w:val="none" w:sz="0" w:space="0" w:color="auto"/>
                        <w:right w:val="none" w:sz="0" w:space="0" w:color="auto"/>
                      </w:divBdr>
                    </w:div>
                    <w:div w:id="562183992">
                      <w:marLeft w:val="0"/>
                      <w:marRight w:val="0"/>
                      <w:marTop w:val="0"/>
                      <w:marBottom w:val="0"/>
                      <w:divBdr>
                        <w:top w:val="none" w:sz="0" w:space="0" w:color="auto"/>
                        <w:left w:val="none" w:sz="0" w:space="0" w:color="auto"/>
                        <w:bottom w:val="none" w:sz="0" w:space="0" w:color="auto"/>
                        <w:right w:val="none" w:sz="0" w:space="0" w:color="auto"/>
                      </w:divBdr>
                    </w:div>
                    <w:div w:id="1857039851">
                      <w:marLeft w:val="0"/>
                      <w:marRight w:val="0"/>
                      <w:marTop w:val="0"/>
                      <w:marBottom w:val="0"/>
                      <w:divBdr>
                        <w:top w:val="none" w:sz="0" w:space="0" w:color="auto"/>
                        <w:left w:val="none" w:sz="0" w:space="0" w:color="auto"/>
                        <w:bottom w:val="none" w:sz="0" w:space="0" w:color="auto"/>
                        <w:right w:val="none" w:sz="0" w:space="0" w:color="auto"/>
                      </w:divBdr>
                    </w:div>
                    <w:div w:id="75381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13794">
          <w:marLeft w:val="0"/>
          <w:marRight w:val="0"/>
          <w:marTop w:val="180"/>
          <w:marBottom w:val="180"/>
          <w:divBdr>
            <w:top w:val="none" w:sz="0" w:space="0" w:color="auto"/>
            <w:left w:val="none" w:sz="0" w:space="0" w:color="auto"/>
            <w:bottom w:val="none" w:sz="0" w:space="0" w:color="auto"/>
            <w:right w:val="none" w:sz="0" w:space="0" w:color="auto"/>
          </w:divBdr>
          <w:divsChild>
            <w:div w:id="205143154">
              <w:marLeft w:val="0"/>
              <w:marRight w:val="0"/>
              <w:marTop w:val="0"/>
              <w:marBottom w:val="0"/>
              <w:divBdr>
                <w:top w:val="none" w:sz="0" w:space="0" w:color="auto"/>
                <w:left w:val="none" w:sz="0" w:space="0" w:color="auto"/>
                <w:bottom w:val="none" w:sz="0" w:space="0" w:color="auto"/>
                <w:right w:val="none" w:sz="0" w:space="0" w:color="auto"/>
              </w:divBdr>
            </w:div>
            <w:div w:id="1287076708">
              <w:marLeft w:val="0"/>
              <w:marRight w:val="0"/>
              <w:marTop w:val="0"/>
              <w:marBottom w:val="0"/>
              <w:divBdr>
                <w:top w:val="none" w:sz="0" w:space="0" w:color="auto"/>
                <w:left w:val="none" w:sz="0" w:space="0" w:color="auto"/>
                <w:bottom w:val="none" w:sz="0" w:space="0" w:color="auto"/>
                <w:right w:val="none" w:sz="0" w:space="0" w:color="auto"/>
              </w:divBdr>
              <w:divsChild>
                <w:div w:id="1206141608">
                  <w:marLeft w:val="0"/>
                  <w:marRight w:val="0"/>
                  <w:marTop w:val="0"/>
                  <w:marBottom w:val="0"/>
                  <w:divBdr>
                    <w:top w:val="none" w:sz="0" w:space="0" w:color="auto"/>
                    <w:left w:val="none" w:sz="0" w:space="0" w:color="auto"/>
                    <w:bottom w:val="none" w:sz="0" w:space="0" w:color="auto"/>
                    <w:right w:val="none" w:sz="0" w:space="0" w:color="auto"/>
                  </w:divBdr>
                  <w:divsChild>
                    <w:div w:id="2092043573">
                      <w:marLeft w:val="0"/>
                      <w:marRight w:val="0"/>
                      <w:marTop w:val="0"/>
                      <w:marBottom w:val="0"/>
                      <w:divBdr>
                        <w:top w:val="none" w:sz="0" w:space="0" w:color="auto"/>
                        <w:left w:val="none" w:sz="0" w:space="0" w:color="auto"/>
                        <w:bottom w:val="none" w:sz="0" w:space="0" w:color="auto"/>
                        <w:right w:val="none" w:sz="0" w:space="0" w:color="auto"/>
                      </w:divBdr>
                    </w:div>
                  </w:divsChild>
                </w:div>
                <w:div w:id="2055156404">
                  <w:marLeft w:val="0"/>
                  <w:marRight w:val="0"/>
                  <w:marTop w:val="0"/>
                  <w:marBottom w:val="0"/>
                  <w:divBdr>
                    <w:top w:val="none" w:sz="0" w:space="0" w:color="auto"/>
                    <w:left w:val="none" w:sz="0" w:space="0" w:color="auto"/>
                    <w:bottom w:val="none" w:sz="0" w:space="0" w:color="auto"/>
                    <w:right w:val="none" w:sz="0" w:space="0" w:color="auto"/>
                  </w:divBdr>
                  <w:divsChild>
                    <w:div w:id="127882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770318">
          <w:marLeft w:val="0"/>
          <w:marRight w:val="0"/>
          <w:marTop w:val="180"/>
          <w:marBottom w:val="180"/>
          <w:divBdr>
            <w:top w:val="none" w:sz="0" w:space="0" w:color="auto"/>
            <w:left w:val="none" w:sz="0" w:space="0" w:color="auto"/>
            <w:bottom w:val="none" w:sz="0" w:space="0" w:color="auto"/>
            <w:right w:val="none" w:sz="0" w:space="0" w:color="auto"/>
          </w:divBdr>
          <w:divsChild>
            <w:div w:id="927427835">
              <w:marLeft w:val="0"/>
              <w:marRight w:val="0"/>
              <w:marTop w:val="0"/>
              <w:marBottom w:val="0"/>
              <w:divBdr>
                <w:top w:val="none" w:sz="0" w:space="0" w:color="auto"/>
                <w:left w:val="none" w:sz="0" w:space="0" w:color="auto"/>
                <w:bottom w:val="none" w:sz="0" w:space="0" w:color="auto"/>
                <w:right w:val="none" w:sz="0" w:space="0" w:color="auto"/>
              </w:divBdr>
            </w:div>
            <w:div w:id="855726439">
              <w:marLeft w:val="0"/>
              <w:marRight w:val="0"/>
              <w:marTop w:val="0"/>
              <w:marBottom w:val="0"/>
              <w:divBdr>
                <w:top w:val="none" w:sz="0" w:space="0" w:color="auto"/>
                <w:left w:val="none" w:sz="0" w:space="0" w:color="auto"/>
                <w:bottom w:val="none" w:sz="0" w:space="0" w:color="auto"/>
                <w:right w:val="none" w:sz="0" w:space="0" w:color="auto"/>
              </w:divBdr>
              <w:divsChild>
                <w:div w:id="1898468196">
                  <w:marLeft w:val="0"/>
                  <w:marRight w:val="0"/>
                  <w:marTop w:val="0"/>
                  <w:marBottom w:val="0"/>
                  <w:divBdr>
                    <w:top w:val="none" w:sz="0" w:space="0" w:color="auto"/>
                    <w:left w:val="none" w:sz="0" w:space="0" w:color="auto"/>
                    <w:bottom w:val="none" w:sz="0" w:space="0" w:color="auto"/>
                    <w:right w:val="none" w:sz="0" w:space="0" w:color="auto"/>
                  </w:divBdr>
                  <w:divsChild>
                    <w:div w:id="287011558">
                      <w:marLeft w:val="0"/>
                      <w:marRight w:val="0"/>
                      <w:marTop w:val="0"/>
                      <w:marBottom w:val="0"/>
                      <w:divBdr>
                        <w:top w:val="none" w:sz="0" w:space="0" w:color="auto"/>
                        <w:left w:val="none" w:sz="0" w:space="0" w:color="auto"/>
                        <w:bottom w:val="none" w:sz="0" w:space="0" w:color="auto"/>
                        <w:right w:val="none" w:sz="0" w:space="0" w:color="auto"/>
                      </w:divBdr>
                    </w:div>
                    <w:div w:id="271598032">
                      <w:marLeft w:val="0"/>
                      <w:marRight w:val="0"/>
                      <w:marTop w:val="0"/>
                      <w:marBottom w:val="0"/>
                      <w:divBdr>
                        <w:top w:val="none" w:sz="0" w:space="0" w:color="auto"/>
                        <w:left w:val="none" w:sz="0" w:space="0" w:color="auto"/>
                        <w:bottom w:val="none" w:sz="0" w:space="0" w:color="auto"/>
                        <w:right w:val="none" w:sz="0" w:space="0" w:color="auto"/>
                      </w:divBdr>
                    </w:div>
                    <w:div w:id="1764297335">
                      <w:marLeft w:val="0"/>
                      <w:marRight w:val="0"/>
                      <w:marTop w:val="0"/>
                      <w:marBottom w:val="0"/>
                      <w:divBdr>
                        <w:top w:val="none" w:sz="0" w:space="0" w:color="auto"/>
                        <w:left w:val="none" w:sz="0" w:space="0" w:color="auto"/>
                        <w:bottom w:val="none" w:sz="0" w:space="0" w:color="auto"/>
                        <w:right w:val="none" w:sz="0" w:space="0" w:color="auto"/>
                      </w:divBdr>
                    </w:div>
                  </w:divsChild>
                </w:div>
                <w:div w:id="945507525">
                  <w:marLeft w:val="0"/>
                  <w:marRight w:val="0"/>
                  <w:marTop w:val="0"/>
                  <w:marBottom w:val="0"/>
                  <w:divBdr>
                    <w:top w:val="none" w:sz="0" w:space="0" w:color="auto"/>
                    <w:left w:val="none" w:sz="0" w:space="0" w:color="auto"/>
                    <w:bottom w:val="none" w:sz="0" w:space="0" w:color="auto"/>
                    <w:right w:val="none" w:sz="0" w:space="0" w:color="auto"/>
                  </w:divBdr>
                  <w:divsChild>
                    <w:div w:id="990017599">
                      <w:marLeft w:val="0"/>
                      <w:marRight w:val="0"/>
                      <w:marTop w:val="0"/>
                      <w:marBottom w:val="0"/>
                      <w:divBdr>
                        <w:top w:val="none" w:sz="0" w:space="0" w:color="auto"/>
                        <w:left w:val="none" w:sz="0" w:space="0" w:color="auto"/>
                        <w:bottom w:val="none" w:sz="0" w:space="0" w:color="auto"/>
                        <w:right w:val="none" w:sz="0" w:space="0" w:color="auto"/>
                      </w:divBdr>
                    </w:div>
                    <w:div w:id="693656774">
                      <w:marLeft w:val="0"/>
                      <w:marRight w:val="0"/>
                      <w:marTop w:val="0"/>
                      <w:marBottom w:val="0"/>
                      <w:divBdr>
                        <w:top w:val="none" w:sz="0" w:space="0" w:color="auto"/>
                        <w:left w:val="none" w:sz="0" w:space="0" w:color="auto"/>
                        <w:bottom w:val="none" w:sz="0" w:space="0" w:color="auto"/>
                        <w:right w:val="none" w:sz="0" w:space="0" w:color="auto"/>
                      </w:divBdr>
                    </w:div>
                    <w:div w:id="90171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087196">
          <w:marLeft w:val="0"/>
          <w:marRight w:val="0"/>
          <w:marTop w:val="180"/>
          <w:marBottom w:val="180"/>
          <w:divBdr>
            <w:top w:val="none" w:sz="0" w:space="0" w:color="auto"/>
            <w:left w:val="none" w:sz="0" w:space="0" w:color="auto"/>
            <w:bottom w:val="none" w:sz="0" w:space="0" w:color="auto"/>
            <w:right w:val="none" w:sz="0" w:space="0" w:color="auto"/>
          </w:divBdr>
          <w:divsChild>
            <w:div w:id="1957831408">
              <w:marLeft w:val="0"/>
              <w:marRight w:val="0"/>
              <w:marTop w:val="0"/>
              <w:marBottom w:val="0"/>
              <w:divBdr>
                <w:top w:val="none" w:sz="0" w:space="0" w:color="auto"/>
                <w:left w:val="none" w:sz="0" w:space="0" w:color="auto"/>
                <w:bottom w:val="none" w:sz="0" w:space="0" w:color="auto"/>
                <w:right w:val="none" w:sz="0" w:space="0" w:color="auto"/>
              </w:divBdr>
            </w:div>
            <w:div w:id="1377198365">
              <w:marLeft w:val="0"/>
              <w:marRight w:val="0"/>
              <w:marTop w:val="0"/>
              <w:marBottom w:val="0"/>
              <w:divBdr>
                <w:top w:val="none" w:sz="0" w:space="0" w:color="auto"/>
                <w:left w:val="none" w:sz="0" w:space="0" w:color="auto"/>
                <w:bottom w:val="none" w:sz="0" w:space="0" w:color="auto"/>
                <w:right w:val="none" w:sz="0" w:space="0" w:color="auto"/>
              </w:divBdr>
              <w:divsChild>
                <w:div w:id="2044859303">
                  <w:marLeft w:val="0"/>
                  <w:marRight w:val="0"/>
                  <w:marTop w:val="0"/>
                  <w:marBottom w:val="0"/>
                  <w:divBdr>
                    <w:top w:val="none" w:sz="0" w:space="0" w:color="auto"/>
                    <w:left w:val="none" w:sz="0" w:space="0" w:color="auto"/>
                    <w:bottom w:val="none" w:sz="0" w:space="0" w:color="auto"/>
                    <w:right w:val="none" w:sz="0" w:space="0" w:color="auto"/>
                  </w:divBdr>
                  <w:divsChild>
                    <w:div w:id="1375157415">
                      <w:marLeft w:val="0"/>
                      <w:marRight w:val="0"/>
                      <w:marTop w:val="0"/>
                      <w:marBottom w:val="0"/>
                      <w:divBdr>
                        <w:top w:val="none" w:sz="0" w:space="0" w:color="auto"/>
                        <w:left w:val="none" w:sz="0" w:space="0" w:color="auto"/>
                        <w:bottom w:val="none" w:sz="0" w:space="0" w:color="auto"/>
                        <w:right w:val="none" w:sz="0" w:space="0" w:color="auto"/>
                      </w:divBdr>
                    </w:div>
                    <w:div w:id="2135828649">
                      <w:marLeft w:val="0"/>
                      <w:marRight w:val="0"/>
                      <w:marTop w:val="0"/>
                      <w:marBottom w:val="0"/>
                      <w:divBdr>
                        <w:top w:val="none" w:sz="0" w:space="0" w:color="auto"/>
                        <w:left w:val="none" w:sz="0" w:space="0" w:color="auto"/>
                        <w:bottom w:val="none" w:sz="0" w:space="0" w:color="auto"/>
                        <w:right w:val="none" w:sz="0" w:space="0" w:color="auto"/>
                      </w:divBdr>
                    </w:div>
                    <w:div w:id="39323420">
                      <w:marLeft w:val="0"/>
                      <w:marRight w:val="0"/>
                      <w:marTop w:val="0"/>
                      <w:marBottom w:val="0"/>
                      <w:divBdr>
                        <w:top w:val="none" w:sz="0" w:space="0" w:color="auto"/>
                        <w:left w:val="none" w:sz="0" w:space="0" w:color="auto"/>
                        <w:bottom w:val="none" w:sz="0" w:space="0" w:color="auto"/>
                        <w:right w:val="none" w:sz="0" w:space="0" w:color="auto"/>
                      </w:divBdr>
                    </w:div>
                    <w:div w:id="1246571449">
                      <w:marLeft w:val="0"/>
                      <w:marRight w:val="0"/>
                      <w:marTop w:val="0"/>
                      <w:marBottom w:val="0"/>
                      <w:divBdr>
                        <w:top w:val="none" w:sz="0" w:space="0" w:color="auto"/>
                        <w:left w:val="none" w:sz="0" w:space="0" w:color="auto"/>
                        <w:bottom w:val="none" w:sz="0" w:space="0" w:color="auto"/>
                        <w:right w:val="none" w:sz="0" w:space="0" w:color="auto"/>
                      </w:divBdr>
                    </w:div>
                    <w:div w:id="1772047322">
                      <w:marLeft w:val="0"/>
                      <w:marRight w:val="0"/>
                      <w:marTop w:val="0"/>
                      <w:marBottom w:val="0"/>
                      <w:divBdr>
                        <w:top w:val="none" w:sz="0" w:space="0" w:color="auto"/>
                        <w:left w:val="none" w:sz="0" w:space="0" w:color="auto"/>
                        <w:bottom w:val="none" w:sz="0" w:space="0" w:color="auto"/>
                        <w:right w:val="none" w:sz="0" w:space="0" w:color="auto"/>
                      </w:divBdr>
                    </w:div>
                    <w:div w:id="2072655941">
                      <w:marLeft w:val="0"/>
                      <w:marRight w:val="0"/>
                      <w:marTop w:val="0"/>
                      <w:marBottom w:val="0"/>
                      <w:divBdr>
                        <w:top w:val="none" w:sz="0" w:space="0" w:color="auto"/>
                        <w:left w:val="none" w:sz="0" w:space="0" w:color="auto"/>
                        <w:bottom w:val="none" w:sz="0" w:space="0" w:color="auto"/>
                        <w:right w:val="none" w:sz="0" w:space="0" w:color="auto"/>
                      </w:divBdr>
                    </w:div>
                    <w:div w:id="1374038319">
                      <w:marLeft w:val="0"/>
                      <w:marRight w:val="0"/>
                      <w:marTop w:val="0"/>
                      <w:marBottom w:val="0"/>
                      <w:divBdr>
                        <w:top w:val="none" w:sz="0" w:space="0" w:color="auto"/>
                        <w:left w:val="none" w:sz="0" w:space="0" w:color="auto"/>
                        <w:bottom w:val="none" w:sz="0" w:space="0" w:color="auto"/>
                        <w:right w:val="none" w:sz="0" w:space="0" w:color="auto"/>
                      </w:divBdr>
                    </w:div>
                    <w:div w:id="2050643919">
                      <w:marLeft w:val="0"/>
                      <w:marRight w:val="0"/>
                      <w:marTop w:val="0"/>
                      <w:marBottom w:val="0"/>
                      <w:divBdr>
                        <w:top w:val="none" w:sz="0" w:space="0" w:color="auto"/>
                        <w:left w:val="none" w:sz="0" w:space="0" w:color="auto"/>
                        <w:bottom w:val="none" w:sz="0" w:space="0" w:color="auto"/>
                        <w:right w:val="none" w:sz="0" w:space="0" w:color="auto"/>
                      </w:divBdr>
                    </w:div>
                    <w:div w:id="1266378199">
                      <w:marLeft w:val="0"/>
                      <w:marRight w:val="0"/>
                      <w:marTop w:val="0"/>
                      <w:marBottom w:val="0"/>
                      <w:divBdr>
                        <w:top w:val="none" w:sz="0" w:space="0" w:color="auto"/>
                        <w:left w:val="none" w:sz="0" w:space="0" w:color="auto"/>
                        <w:bottom w:val="none" w:sz="0" w:space="0" w:color="auto"/>
                        <w:right w:val="none" w:sz="0" w:space="0" w:color="auto"/>
                      </w:divBdr>
                    </w:div>
                    <w:div w:id="258147404">
                      <w:marLeft w:val="0"/>
                      <w:marRight w:val="0"/>
                      <w:marTop w:val="0"/>
                      <w:marBottom w:val="0"/>
                      <w:divBdr>
                        <w:top w:val="none" w:sz="0" w:space="0" w:color="auto"/>
                        <w:left w:val="none" w:sz="0" w:space="0" w:color="auto"/>
                        <w:bottom w:val="none" w:sz="0" w:space="0" w:color="auto"/>
                        <w:right w:val="none" w:sz="0" w:space="0" w:color="auto"/>
                      </w:divBdr>
                    </w:div>
                    <w:div w:id="1392076523">
                      <w:marLeft w:val="0"/>
                      <w:marRight w:val="0"/>
                      <w:marTop w:val="0"/>
                      <w:marBottom w:val="0"/>
                      <w:divBdr>
                        <w:top w:val="none" w:sz="0" w:space="0" w:color="auto"/>
                        <w:left w:val="none" w:sz="0" w:space="0" w:color="auto"/>
                        <w:bottom w:val="none" w:sz="0" w:space="0" w:color="auto"/>
                        <w:right w:val="none" w:sz="0" w:space="0" w:color="auto"/>
                      </w:divBdr>
                    </w:div>
                  </w:divsChild>
                </w:div>
                <w:div w:id="1958296752">
                  <w:marLeft w:val="0"/>
                  <w:marRight w:val="0"/>
                  <w:marTop w:val="0"/>
                  <w:marBottom w:val="0"/>
                  <w:divBdr>
                    <w:top w:val="none" w:sz="0" w:space="0" w:color="auto"/>
                    <w:left w:val="none" w:sz="0" w:space="0" w:color="auto"/>
                    <w:bottom w:val="none" w:sz="0" w:space="0" w:color="auto"/>
                    <w:right w:val="none" w:sz="0" w:space="0" w:color="auto"/>
                  </w:divBdr>
                  <w:divsChild>
                    <w:div w:id="2060930486">
                      <w:marLeft w:val="0"/>
                      <w:marRight w:val="0"/>
                      <w:marTop w:val="0"/>
                      <w:marBottom w:val="0"/>
                      <w:divBdr>
                        <w:top w:val="none" w:sz="0" w:space="0" w:color="auto"/>
                        <w:left w:val="none" w:sz="0" w:space="0" w:color="auto"/>
                        <w:bottom w:val="none" w:sz="0" w:space="0" w:color="auto"/>
                        <w:right w:val="none" w:sz="0" w:space="0" w:color="auto"/>
                      </w:divBdr>
                    </w:div>
                    <w:div w:id="1351639397">
                      <w:marLeft w:val="0"/>
                      <w:marRight w:val="0"/>
                      <w:marTop w:val="0"/>
                      <w:marBottom w:val="0"/>
                      <w:divBdr>
                        <w:top w:val="none" w:sz="0" w:space="0" w:color="auto"/>
                        <w:left w:val="none" w:sz="0" w:space="0" w:color="auto"/>
                        <w:bottom w:val="none" w:sz="0" w:space="0" w:color="auto"/>
                        <w:right w:val="none" w:sz="0" w:space="0" w:color="auto"/>
                      </w:divBdr>
                    </w:div>
                    <w:div w:id="107554172">
                      <w:marLeft w:val="0"/>
                      <w:marRight w:val="0"/>
                      <w:marTop w:val="0"/>
                      <w:marBottom w:val="0"/>
                      <w:divBdr>
                        <w:top w:val="none" w:sz="0" w:space="0" w:color="auto"/>
                        <w:left w:val="none" w:sz="0" w:space="0" w:color="auto"/>
                        <w:bottom w:val="none" w:sz="0" w:space="0" w:color="auto"/>
                        <w:right w:val="none" w:sz="0" w:space="0" w:color="auto"/>
                      </w:divBdr>
                    </w:div>
                    <w:div w:id="144788054">
                      <w:marLeft w:val="0"/>
                      <w:marRight w:val="0"/>
                      <w:marTop w:val="0"/>
                      <w:marBottom w:val="0"/>
                      <w:divBdr>
                        <w:top w:val="none" w:sz="0" w:space="0" w:color="auto"/>
                        <w:left w:val="none" w:sz="0" w:space="0" w:color="auto"/>
                        <w:bottom w:val="none" w:sz="0" w:space="0" w:color="auto"/>
                        <w:right w:val="none" w:sz="0" w:space="0" w:color="auto"/>
                      </w:divBdr>
                    </w:div>
                    <w:div w:id="1616788806">
                      <w:marLeft w:val="0"/>
                      <w:marRight w:val="0"/>
                      <w:marTop w:val="0"/>
                      <w:marBottom w:val="0"/>
                      <w:divBdr>
                        <w:top w:val="none" w:sz="0" w:space="0" w:color="auto"/>
                        <w:left w:val="none" w:sz="0" w:space="0" w:color="auto"/>
                        <w:bottom w:val="none" w:sz="0" w:space="0" w:color="auto"/>
                        <w:right w:val="none" w:sz="0" w:space="0" w:color="auto"/>
                      </w:divBdr>
                    </w:div>
                    <w:div w:id="1153910063">
                      <w:marLeft w:val="0"/>
                      <w:marRight w:val="0"/>
                      <w:marTop w:val="0"/>
                      <w:marBottom w:val="0"/>
                      <w:divBdr>
                        <w:top w:val="none" w:sz="0" w:space="0" w:color="auto"/>
                        <w:left w:val="none" w:sz="0" w:space="0" w:color="auto"/>
                        <w:bottom w:val="none" w:sz="0" w:space="0" w:color="auto"/>
                        <w:right w:val="none" w:sz="0" w:space="0" w:color="auto"/>
                      </w:divBdr>
                    </w:div>
                    <w:div w:id="1092356149">
                      <w:marLeft w:val="0"/>
                      <w:marRight w:val="0"/>
                      <w:marTop w:val="0"/>
                      <w:marBottom w:val="0"/>
                      <w:divBdr>
                        <w:top w:val="none" w:sz="0" w:space="0" w:color="auto"/>
                        <w:left w:val="none" w:sz="0" w:space="0" w:color="auto"/>
                        <w:bottom w:val="none" w:sz="0" w:space="0" w:color="auto"/>
                        <w:right w:val="none" w:sz="0" w:space="0" w:color="auto"/>
                      </w:divBdr>
                    </w:div>
                    <w:div w:id="1545677892">
                      <w:marLeft w:val="0"/>
                      <w:marRight w:val="0"/>
                      <w:marTop w:val="0"/>
                      <w:marBottom w:val="0"/>
                      <w:divBdr>
                        <w:top w:val="none" w:sz="0" w:space="0" w:color="auto"/>
                        <w:left w:val="none" w:sz="0" w:space="0" w:color="auto"/>
                        <w:bottom w:val="none" w:sz="0" w:space="0" w:color="auto"/>
                        <w:right w:val="none" w:sz="0" w:space="0" w:color="auto"/>
                      </w:divBdr>
                    </w:div>
                    <w:div w:id="1199393185">
                      <w:marLeft w:val="0"/>
                      <w:marRight w:val="0"/>
                      <w:marTop w:val="0"/>
                      <w:marBottom w:val="0"/>
                      <w:divBdr>
                        <w:top w:val="none" w:sz="0" w:space="0" w:color="auto"/>
                        <w:left w:val="none" w:sz="0" w:space="0" w:color="auto"/>
                        <w:bottom w:val="none" w:sz="0" w:space="0" w:color="auto"/>
                        <w:right w:val="none" w:sz="0" w:space="0" w:color="auto"/>
                      </w:divBdr>
                    </w:div>
                    <w:div w:id="1355156140">
                      <w:marLeft w:val="0"/>
                      <w:marRight w:val="0"/>
                      <w:marTop w:val="0"/>
                      <w:marBottom w:val="0"/>
                      <w:divBdr>
                        <w:top w:val="none" w:sz="0" w:space="0" w:color="auto"/>
                        <w:left w:val="none" w:sz="0" w:space="0" w:color="auto"/>
                        <w:bottom w:val="none" w:sz="0" w:space="0" w:color="auto"/>
                        <w:right w:val="none" w:sz="0" w:space="0" w:color="auto"/>
                      </w:divBdr>
                    </w:div>
                    <w:div w:id="91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307600">
          <w:marLeft w:val="0"/>
          <w:marRight w:val="0"/>
          <w:marTop w:val="180"/>
          <w:marBottom w:val="180"/>
          <w:divBdr>
            <w:top w:val="none" w:sz="0" w:space="0" w:color="auto"/>
            <w:left w:val="none" w:sz="0" w:space="0" w:color="auto"/>
            <w:bottom w:val="none" w:sz="0" w:space="0" w:color="auto"/>
            <w:right w:val="none" w:sz="0" w:space="0" w:color="auto"/>
          </w:divBdr>
          <w:divsChild>
            <w:div w:id="1944460748">
              <w:marLeft w:val="0"/>
              <w:marRight w:val="0"/>
              <w:marTop w:val="0"/>
              <w:marBottom w:val="0"/>
              <w:divBdr>
                <w:top w:val="none" w:sz="0" w:space="0" w:color="auto"/>
                <w:left w:val="none" w:sz="0" w:space="0" w:color="auto"/>
                <w:bottom w:val="none" w:sz="0" w:space="0" w:color="auto"/>
                <w:right w:val="none" w:sz="0" w:space="0" w:color="auto"/>
              </w:divBdr>
            </w:div>
            <w:div w:id="1200439933">
              <w:marLeft w:val="0"/>
              <w:marRight w:val="0"/>
              <w:marTop w:val="0"/>
              <w:marBottom w:val="0"/>
              <w:divBdr>
                <w:top w:val="none" w:sz="0" w:space="0" w:color="auto"/>
                <w:left w:val="none" w:sz="0" w:space="0" w:color="auto"/>
                <w:bottom w:val="none" w:sz="0" w:space="0" w:color="auto"/>
                <w:right w:val="none" w:sz="0" w:space="0" w:color="auto"/>
              </w:divBdr>
              <w:divsChild>
                <w:div w:id="830869003">
                  <w:marLeft w:val="0"/>
                  <w:marRight w:val="0"/>
                  <w:marTop w:val="0"/>
                  <w:marBottom w:val="0"/>
                  <w:divBdr>
                    <w:top w:val="none" w:sz="0" w:space="0" w:color="auto"/>
                    <w:left w:val="none" w:sz="0" w:space="0" w:color="auto"/>
                    <w:bottom w:val="none" w:sz="0" w:space="0" w:color="auto"/>
                    <w:right w:val="none" w:sz="0" w:space="0" w:color="auto"/>
                  </w:divBdr>
                  <w:divsChild>
                    <w:div w:id="431165262">
                      <w:marLeft w:val="0"/>
                      <w:marRight w:val="0"/>
                      <w:marTop w:val="0"/>
                      <w:marBottom w:val="0"/>
                      <w:divBdr>
                        <w:top w:val="none" w:sz="0" w:space="0" w:color="auto"/>
                        <w:left w:val="none" w:sz="0" w:space="0" w:color="auto"/>
                        <w:bottom w:val="none" w:sz="0" w:space="0" w:color="auto"/>
                        <w:right w:val="none" w:sz="0" w:space="0" w:color="auto"/>
                      </w:divBdr>
                    </w:div>
                  </w:divsChild>
                </w:div>
                <w:div w:id="1000961181">
                  <w:marLeft w:val="0"/>
                  <w:marRight w:val="0"/>
                  <w:marTop w:val="0"/>
                  <w:marBottom w:val="0"/>
                  <w:divBdr>
                    <w:top w:val="none" w:sz="0" w:space="0" w:color="auto"/>
                    <w:left w:val="none" w:sz="0" w:space="0" w:color="auto"/>
                    <w:bottom w:val="none" w:sz="0" w:space="0" w:color="auto"/>
                    <w:right w:val="none" w:sz="0" w:space="0" w:color="auto"/>
                  </w:divBdr>
                  <w:divsChild>
                    <w:div w:id="10012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787445">
          <w:marLeft w:val="0"/>
          <w:marRight w:val="0"/>
          <w:marTop w:val="180"/>
          <w:marBottom w:val="180"/>
          <w:divBdr>
            <w:top w:val="none" w:sz="0" w:space="0" w:color="auto"/>
            <w:left w:val="none" w:sz="0" w:space="0" w:color="auto"/>
            <w:bottom w:val="none" w:sz="0" w:space="0" w:color="auto"/>
            <w:right w:val="none" w:sz="0" w:space="0" w:color="auto"/>
          </w:divBdr>
          <w:divsChild>
            <w:div w:id="1441870719">
              <w:marLeft w:val="0"/>
              <w:marRight w:val="0"/>
              <w:marTop w:val="0"/>
              <w:marBottom w:val="0"/>
              <w:divBdr>
                <w:top w:val="none" w:sz="0" w:space="0" w:color="auto"/>
                <w:left w:val="none" w:sz="0" w:space="0" w:color="auto"/>
                <w:bottom w:val="none" w:sz="0" w:space="0" w:color="auto"/>
                <w:right w:val="none" w:sz="0" w:space="0" w:color="auto"/>
              </w:divBdr>
            </w:div>
            <w:div w:id="704987031">
              <w:marLeft w:val="0"/>
              <w:marRight w:val="0"/>
              <w:marTop w:val="0"/>
              <w:marBottom w:val="0"/>
              <w:divBdr>
                <w:top w:val="none" w:sz="0" w:space="0" w:color="auto"/>
                <w:left w:val="none" w:sz="0" w:space="0" w:color="auto"/>
                <w:bottom w:val="none" w:sz="0" w:space="0" w:color="auto"/>
                <w:right w:val="none" w:sz="0" w:space="0" w:color="auto"/>
              </w:divBdr>
              <w:divsChild>
                <w:div w:id="1488201634">
                  <w:marLeft w:val="0"/>
                  <w:marRight w:val="0"/>
                  <w:marTop w:val="0"/>
                  <w:marBottom w:val="0"/>
                  <w:divBdr>
                    <w:top w:val="none" w:sz="0" w:space="0" w:color="auto"/>
                    <w:left w:val="none" w:sz="0" w:space="0" w:color="auto"/>
                    <w:bottom w:val="none" w:sz="0" w:space="0" w:color="auto"/>
                    <w:right w:val="none" w:sz="0" w:space="0" w:color="auto"/>
                  </w:divBdr>
                  <w:divsChild>
                    <w:div w:id="790438927">
                      <w:marLeft w:val="0"/>
                      <w:marRight w:val="0"/>
                      <w:marTop w:val="0"/>
                      <w:marBottom w:val="0"/>
                      <w:divBdr>
                        <w:top w:val="none" w:sz="0" w:space="0" w:color="auto"/>
                        <w:left w:val="none" w:sz="0" w:space="0" w:color="auto"/>
                        <w:bottom w:val="none" w:sz="0" w:space="0" w:color="auto"/>
                        <w:right w:val="none" w:sz="0" w:space="0" w:color="auto"/>
                      </w:divBdr>
                    </w:div>
                  </w:divsChild>
                </w:div>
                <w:div w:id="2012563669">
                  <w:marLeft w:val="0"/>
                  <w:marRight w:val="0"/>
                  <w:marTop w:val="0"/>
                  <w:marBottom w:val="0"/>
                  <w:divBdr>
                    <w:top w:val="none" w:sz="0" w:space="0" w:color="auto"/>
                    <w:left w:val="none" w:sz="0" w:space="0" w:color="auto"/>
                    <w:bottom w:val="none" w:sz="0" w:space="0" w:color="auto"/>
                    <w:right w:val="none" w:sz="0" w:space="0" w:color="auto"/>
                  </w:divBdr>
                  <w:divsChild>
                    <w:div w:id="995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089508">
      <w:bodyDiv w:val="1"/>
      <w:marLeft w:val="0"/>
      <w:marRight w:val="0"/>
      <w:marTop w:val="0"/>
      <w:marBottom w:val="0"/>
      <w:divBdr>
        <w:top w:val="none" w:sz="0" w:space="0" w:color="auto"/>
        <w:left w:val="none" w:sz="0" w:space="0" w:color="auto"/>
        <w:bottom w:val="none" w:sz="0" w:space="0" w:color="auto"/>
        <w:right w:val="none" w:sz="0" w:space="0" w:color="auto"/>
      </w:divBdr>
      <w:divsChild>
        <w:div w:id="194113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424305">
      <w:bodyDiv w:val="1"/>
      <w:marLeft w:val="0"/>
      <w:marRight w:val="0"/>
      <w:marTop w:val="0"/>
      <w:marBottom w:val="0"/>
      <w:divBdr>
        <w:top w:val="none" w:sz="0" w:space="0" w:color="auto"/>
        <w:left w:val="none" w:sz="0" w:space="0" w:color="auto"/>
        <w:bottom w:val="none" w:sz="0" w:space="0" w:color="auto"/>
        <w:right w:val="none" w:sz="0" w:space="0" w:color="auto"/>
      </w:divBdr>
      <w:divsChild>
        <w:div w:id="310405366">
          <w:blockQuote w:val="1"/>
          <w:marLeft w:val="720"/>
          <w:marRight w:val="720"/>
          <w:marTop w:val="100"/>
          <w:marBottom w:val="100"/>
          <w:divBdr>
            <w:top w:val="none" w:sz="0" w:space="0" w:color="auto"/>
            <w:left w:val="none" w:sz="0" w:space="0" w:color="auto"/>
            <w:bottom w:val="none" w:sz="0" w:space="0" w:color="auto"/>
            <w:right w:val="none" w:sz="0" w:space="0" w:color="auto"/>
          </w:divBdr>
        </w:div>
        <w:div w:id="1204367666">
          <w:marLeft w:val="0"/>
          <w:marRight w:val="0"/>
          <w:marTop w:val="180"/>
          <w:marBottom w:val="180"/>
          <w:divBdr>
            <w:top w:val="none" w:sz="0" w:space="0" w:color="auto"/>
            <w:left w:val="none" w:sz="0" w:space="0" w:color="auto"/>
            <w:bottom w:val="none" w:sz="0" w:space="0" w:color="auto"/>
            <w:right w:val="none" w:sz="0" w:space="0" w:color="auto"/>
          </w:divBdr>
          <w:divsChild>
            <w:div w:id="1269629541">
              <w:marLeft w:val="0"/>
              <w:marRight w:val="0"/>
              <w:marTop w:val="0"/>
              <w:marBottom w:val="0"/>
              <w:divBdr>
                <w:top w:val="none" w:sz="0" w:space="0" w:color="auto"/>
                <w:left w:val="none" w:sz="0" w:space="0" w:color="auto"/>
                <w:bottom w:val="none" w:sz="0" w:space="0" w:color="auto"/>
                <w:right w:val="none" w:sz="0" w:space="0" w:color="auto"/>
              </w:divBdr>
            </w:div>
            <w:div w:id="1735541126">
              <w:marLeft w:val="0"/>
              <w:marRight w:val="0"/>
              <w:marTop w:val="0"/>
              <w:marBottom w:val="0"/>
              <w:divBdr>
                <w:top w:val="none" w:sz="0" w:space="0" w:color="auto"/>
                <w:left w:val="none" w:sz="0" w:space="0" w:color="auto"/>
                <w:bottom w:val="none" w:sz="0" w:space="0" w:color="auto"/>
                <w:right w:val="none" w:sz="0" w:space="0" w:color="auto"/>
              </w:divBdr>
              <w:divsChild>
                <w:div w:id="827016900">
                  <w:marLeft w:val="0"/>
                  <w:marRight w:val="0"/>
                  <w:marTop w:val="0"/>
                  <w:marBottom w:val="0"/>
                  <w:divBdr>
                    <w:top w:val="none" w:sz="0" w:space="0" w:color="auto"/>
                    <w:left w:val="none" w:sz="0" w:space="0" w:color="auto"/>
                    <w:bottom w:val="none" w:sz="0" w:space="0" w:color="auto"/>
                    <w:right w:val="none" w:sz="0" w:space="0" w:color="auto"/>
                  </w:divBdr>
                  <w:divsChild>
                    <w:div w:id="1601913895">
                      <w:marLeft w:val="0"/>
                      <w:marRight w:val="0"/>
                      <w:marTop w:val="0"/>
                      <w:marBottom w:val="0"/>
                      <w:divBdr>
                        <w:top w:val="none" w:sz="0" w:space="0" w:color="auto"/>
                        <w:left w:val="none" w:sz="0" w:space="0" w:color="auto"/>
                        <w:bottom w:val="none" w:sz="0" w:space="0" w:color="auto"/>
                        <w:right w:val="none" w:sz="0" w:space="0" w:color="auto"/>
                      </w:divBdr>
                    </w:div>
                    <w:div w:id="514150108">
                      <w:marLeft w:val="0"/>
                      <w:marRight w:val="0"/>
                      <w:marTop w:val="0"/>
                      <w:marBottom w:val="0"/>
                      <w:divBdr>
                        <w:top w:val="none" w:sz="0" w:space="0" w:color="auto"/>
                        <w:left w:val="none" w:sz="0" w:space="0" w:color="auto"/>
                        <w:bottom w:val="none" w:sz="0" w:space="0" w:color="auto"/>
                        <w:right w:val="none" w:sz="0" w:space="0" w:color="auto"/>
                      </w:divBdr>
                    </w:div>
                    <w:div w:id="1860073877">
                      <w:marLeft w:val="0"/>
                      <w:marRight w:val="0"/>
                      <w:marTop w:val="0"/>
                      <w:marBottom w:val="0"/>
                      <w:divBdr>
                        <w:top w:val="none" w:sz="0" w:space="0" w:color="auto"/>
                        <w:left w:val="none" w:sz="0" w:space="0" w:color="auto"/>
                        <w:bottom w:val="none" w:sz="0" w:space="0" w:color="auto"/>
                        <w:right w:val="none" w:sz="0" w:space="0" w:color="auto"/>
                      </w:divBdr>
                    </w:div>
                    <w:div w:id="1742826486">
                      <w:marLeft w:val="0"/>
                      <w:marRight w:val="0"/>
                      <w:marTop w:val="0"/>
                      <w:marBottom w:val="0"/>
                      <w:divBdr>
                        <w:top w:val="none" w:sz="0" w:space="0" w:color="auto"/>
                        <w:left w:val="none" w:sz="0" w:space="0" w:color="auto"/>
                        <w:bottom w:val="none" w:sz="0" w:space="0" w:color="auto"/>
                        <w:right w:val="none" w:sz="0" w:space="0" w:color="auto"/>
                      </w:divBdr>
                    </w:div>
                    <w:div w:id="1639190573">
                      <w:marLeft w:val="0"/>
                      <w:marRight w:val="0"/>
                      <w:marTop w:val="0"/>
                      <w:marBottom w:val="0"/>
                      <w:divBdr>
                        <w:top w:val="none" w:sz="0" w:space="0" w:color="auto"/>
                        <w:left w:val="none" w:sz="0" w:space="0" w:color="auto"/>
                        <w:bottom w:val="none" w:sz="0" w:space="0" w:color="auto"/>
                        <w:right w:val="none" w:sz="0" w:space="0" w:color="auto"/>
                      </w:divBdr>
                    </w:div>
                    <w:div w:id="449856389">
                      <w:marLeft w:val="0"/>
                      <w:marRight w:val="0"/>
                      <w:marTop w:val="0"/>
                      <w:marBottom w:val="0"/>
                      <w:divBdr>
                        <w:top w:val="none" w:sz="0" w:space="0" w:color="auto"/>
                        <w:left w:val="none" w:sz="0" w:space="0" w:color="auto"/>
                        <w:bottom w:val="none" w:sz="0" w:space="0" w:color="auto"/>
                        <w:right w:val="none" w:sz="0" w:space="0" w:color="auto"/>
                      </w:divBdr>
                    </w:div>
                    <w:div w:id="1689872641">
                      <w:marLeft w:val="0"/>
                      <w:marRight w:val="0"/>
                      <w:marTop w:val="0"/>
                      <w:marBottom w:val="0"/>
                      <w:divBdr>
                        <w:top w:val="none" w:sz="0" w:space="0" w:color="auto"/>
                        <w:left w:val="none" w:sz="0" w:space="0" w:color="auto"/>
                        <w:bottom w:val="none" w:sz="0" w:space="0" w:color="auto"/>
                        <w:right w:val="none" w:sz="0" w:space="0" w:color="auto"/>
                      </w:divBdr>
                    </w:div>
                    <w:div w:id="1776168531">
                      <w:marLeft w:val="0"/>
                      <w:marRight w:val="0"/>
                      <w:marTop w:val="0"/>
                      <w:marBottom w:val="0"/>
                      <w:divBdr>
                        <w:top w:val="none" w:sz="0" w:space="0" w:color="auto"/>
                        <w:left w:val="none" w:sz="0" w:space="0" w:color="auto"/>
                        <w:bottom w:val="none" w:sz="0" w:space="0" w:color="auto"/>
                        <w:right w:val="none" w:sz="0" w:space="0" w:color="auto"/>
                      </w:divBdr>
                    </w:div>
                  </w:divsChild>
                </w:div>
                <w:div w:id="17246020">
                  <w:marLeft w:val="0"/>
                  <w:marRight w:val="0"/>
                  <w:marTop w:val="0"/>
                  <w:marBottom w:val="0"/>
                  <w:divBdr>
                    <w:top w:val="none" w:sz="0" w:space="0" w:color="auto"/>
                    <w:left w:val="none" w:sz="0" w:space="0" w:color="auto"/>
                    <w:bottom w:val="none" w:sz="0" w:space="0" w:color="auto"/>
                    <w:right w:val="none" w:sz="0" w:space="0" w:color="auto"/>
                  </w:divBdr>
                  <w:divsChild>
                    <w:div w:id="2045707990">
                      <w:marLeft w:val="0"/>
                      <w:marRight w:val="0"/>
                      <w:marTop w:val="0"/>
                      <w:marBottom w:val="0"/>
                      <w:divBdr>
                        <w:top w:val="none" w:sz="0" w:space="0" w:color="auto"/>
                        <w:left w:val="none" w:sz="0" w:space="0" w:color="auto"/>
                        <w:bottom w:val="none" w:sz="0" w:space="0" w:color="auto"/>
                        <w:right w:val="none" w:sz="0" w:space="0" w:color="auto"/>
                      </w:divBdr>
                    </w:div>
                    <w:div w:id="992414475">
                      <w:marLeft w:val="0"/>
                      <w:marRight w:val="0"/>
                      <w:marTop w:val="0"/>
                      <w:marBottom w:val="0"/>
                      <w:divBdr>
                        <w:top w:val="none" w:sz="0" w:space="0" w:color="auto"/>
                        <w:left w:val="none" w:sz="0" w:space="0" w:color="auto"/>
                        <w:bottom w:val="none" w:sz="0" w:space="0" w:color="auto"/>
                        <w:right w:val="none" w:sz="0" w:space="0" w:color="auto"/>
                      </w:divBdr>
                    </w:div>
                    <w:div w:id="487719942">
                      <w:marLeft w:val="0"/>
                      <w:marRight w:val="0"/>
                      <w:marTop w:val="0"/>
                      <w:marBottom w:val="0"/>
                      <w:divBdr>
                        <w:top w:val="none" w:sz="0" w:space="0" w:color="auto"/>
                        <w:left w:val="none" w:sz="0" w:space="0" w:color="auto"/>
                        <w:bottom w:val="none" w:sz="0" w:space="0" w:color="auto"/>
                        <w:right w:val="none" w:sz="0" w:space="0" w:color="auto"/>
                      </w:divBdr>
                    </w:div>
                    <w:div w:id="1729185023">
                      <w:marLeft w:val="0"/>
                      <w:marRight w:val="0"/>
                      <w:marTop w:val="0"/>
                      <w:marBottom w:val="0"/>
                      <w:divBdr>
                        <w:top w:val="none" w:sz="0" w:space="0" w:color="auto"/>
                        <w:left w:val="none" w:sz="0" w:space="0" w:color="auto"/>
                        <w:bottom w:val="none" w:sz="0" w:space="0" w:color="auto"/>
                        <w:right w:val="none" w:sz="0" w:space="0" w:color="auto"/>
                      </w:divBdr>
                    </w:div>
                    <w:div w:id="119691209">
                      <w:marLeft w:val="0"/>
                      <w:marRight w:val="0"/>
                      <w:marTop w:val="0"/>
                      <w:marBottom w:val="0"/>
                      <w:divBdr>
                        <w:top w:val="none" w:sz="0" w:space="0" w:color="auto"/>
                        <w:left w:val="none" w:sz="0" w:space="0" w:color="auto"/>
                        <w:bottom w:val="none" w:sz="0" w:space="0" w:color="auto"/>
                        <w:right w:val="none" w:sz="0" w:space="0" w:color="auto"/>
                      </w:divBdr>
                    </w:div>
                    <w:div w:id="1332368883">
                      <w:marLeft w:val="0"/>
                      <w:marRight w:val="0"/>
                      <w:marTop w:val="0"/>
                      <w:marBottom w:val="0"/>
                      <w:divBdr>
                        <w:top w:val="none" w:sz="0" w:space="0" w:color="auto"/>
                        <w:left w:val="none" w:sz="0" w:space="0" w:color="auto"/>
                        <w:bottom w:val="none" w:sz="0" w:space="0" w:color="auto"/>
                        <w:right w:val="none" w:sz="0" w:space="0" w:color="auto"/>
                      </w:divBdr>
                    </w:div>
                    <w:div w:id="1666468588">
                      <w:marLeft w:val="0"/>
                      <w:marRight w:val="0"/>
                      <w:marTop w:val="0"/>
                      <w:marBottom w:val="0"/>
                      <w:divBdr>
                        <w:top w:val="none" w:sz="0" w:space="0" w:color="auto"/>
                        <w:left w:val="none" w:sz="0" w:space="0" w:color="auto"/>
                        <w:bottom w:val="none" w:sz="0" w:space="0" w:color="auto"/>
                        <w:right w:val="none" w:sz="0" w:space="0" w:color="auto"/>
                      </w:divBdr>
                    </w:div>
                    <w:div w:id="16077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86005">
          <w:marLeft w:val="0"/>
          <w:marRight w:val="0"/>
          <w:marTop w:val="180"/>
          <w:marBottom w:val="180"/>
          <w:divBdr>
            <w:top w:val="none" w:sz="0" w:space="0" w:color="auto"/>
            <w:left w:val="none" w:sz="0" w:space="0" w:color="auto"/>
            <w:bottom w:val="none" w:sz="0" w:space="0" w:color="auto"/>
            <w:right w:val="none" w:sz="0" w:space="0" w:color="auto"/>
          </w:divBdr>
          <w:divsChild>
            <w:div w:id="1626500908">
              <w:marLeft w:val="0"/>
              <w:marRight w:val="0"/>
              <w:marTop w:val="0"/>
              <w:marBottom w:val="0"/>
              <w:divBdr>
                <w:top w:val="none" w:sz="0" w:space="0" w:color="auto"/>
                <w:left w:val="none" w:sz="0" w:space="0" w:color="auto"/>
                <w:bottom w:val="none" w:sz="0" w:space="0" w:color="auto"/>
                <w:right w:val="none" w:sz="0" w:space="0" w:color="auto"/>
              </w:divBdr>
            </w:div>
            <w:div w:id="1613978657">
              <w:marLeft w:val="0"/>
              <w:marRight w:val="0"/>
              <w:marTop w:val="0"/>
              <w:marBottom w:val="0"/>
              <w:divBdr>
                <w:top w:val="none" w:sz="0" w:space="0" w:color="auto"/>
                <w:left w:val="none" w:sz="0" w:space="0" w:color="auto"/>
                <w:bottom w:val="none" w:sz="0" w:space="0" w:color="auto"/>
                <w:right w:val="none" w:sz="0" w:space="0" w:color="auto"/>
              </w:divBdr>
              <w:divsChild>
                <w:div w:id="1611745188">
                  <w:marLeft w:val="0"/>
                  <w:marRight w:val="0"/>
                  <w:marTop w:val="0"/>
                  <w:marBottom w:val="0"/>
                  <w:divBdr>
                    <w:top w:val="none" w:sz="0" w:space="0" w:color="auto"/>
                    <w:left w:val="none" w:sz="0" w:space="0" w:color="auto"/>
                    <w:bottom w:val="none" w:sz="0" w:space="0" w:color="auto"/>
                    <w:right w:val="none" w:sz="0" w:space="0" w:color="auto"/>
                  </w:divBdr>
                  <w:divsChild>
                    <w:div w:id="543103704">
                      <w:marLeft w:val="0"/>
                      <w:marRight w:val="0"/>
                      <w:marTop w:val="0"/>
                      <w:marBottom w:val="0"/>
                      <w:divBdr>
                        <w:top w:val="none" w:sz="0" w:space="0" w:color="auto"/>
                        <w:left w:val="none" w:sz="0" w:space="0" w:color="auto"/>
                        <w:bottom w:val="none" w:sz="0" w:space="0" w:color="auto"/>
                        <w:right w:val="none" w:sz="0" w:space="0" w:color="auto"/>
                      </w:divBdr>
                    </w:div>
                    <w:div w:id="1797866234">
                      <w:marLeft w:val="0"/>
                      <w:marRight w:val="0"/>
                      <w:marTop w:val="0"/>
                      <w:marBottom w:val="0"/>
                      <w:divBdr>
                        <w:top w:val="none" w:sz="0" w:space="0" w:color="auto"/>
                        <w:left w:val="none" w:sz="0" w:space="0" w:color="auto"/>
                        <w:bottom w:val="none" w:sz="0" w:space="0" w:color="auto"/>
                        <w:right w:val="none" w:sz="0" w:space="0" w:color="auto"/>
                      </w:divBdr>
                    </w:div>
                    <w:div w:id="140195586">
                      <w:marLeft w:val="0"/>
                      <w:marRight w:val="0"/>
                      <w:marTop w:val="0"/>
                      <w:marBottom w:val="0"/>
                      <w:divBdr>
                        <w:top w:val="none" w:sz="0" w:space="0" w:color="auto"/>
                        <w:left w:val="none" w:sz="0" w:space="0" w:color="auto"/>
                        <w:bottom w:val="none" w:sz="0" w:space="0" w:color="auto"/>
                        <w:right w:val="none" w:sz="0" w:space="0" w:color="auto"/>
                      </w:divBdr>
                    </w:div>
                    <w:div w:id="1656106593">
                      <w:marLeft w:val="0"/>
                      <w:marRight w:val="0"/>
                      <w:marTop w:val="0"/>
                      <w:marBottom w:val="0"/>
                      <w:divBdr>
                        <w:top w:val="none" w:sz="0" w:space="0" w:color="auto"/>
                        <w:left w:val="none" w:sz="0" w:space="0" w:color="auto"/>
                        <w:bottom w:val="none" w:sz="0" w:space="0" w:color="auto"/>
                        <w:right w:val="none" w:sz="0" w:space="0" w:color="auto"/>
                      </w:divBdr>
                    </w:div>
                  </w:divsChild>
                </w:div>
                <w:div w:id="417213299">
                  <w:marLeft w:val="0"/>
                  <w:marRight w:val="0"/>
                  <w:marTop w:val="0"/>
                  <w:marBottom w:val="0"/>
                  <w:divBdr>
                    <w:top w:val="none" w:sz="0" w:space="0" w:color="auto"/>
                    <w:left w:val="none" w:sz="0" w:space="0" w:color="auto"/>
                    <w:bottom w:val="none" w:sz="0" w:space="0" w:color="auto"/>
                    <w:right w:val="none" w:sz="0" w:space="0" w:color="auto"/>
                  </w:divBdr>
                  <w:divsChild>
                    <w:div w:id="33236601">
                      <w:marLeft w:val="0"/>
                      <w:marRight w:val="0"/>
                      <w:marTop w:val="0"/>
                      <w:marBottom w:val="0"/>
                      <w:divBdr>
                        <w:top w:val="none" w:sz="0" w:space="0" w:color="auto"/>
                        <w:left w:val="none" w:sz="0" w:space="0" w:color="auto"/>
                        <w:bottom w:val="none" w:sz="0" w:space="0" w:color="auto"/>
                        <w:right w:val="none" w:sz="0" w:space="0" w:color="auto"/>
                      </w:divBdr>
                    </w:div>
                    <w:div w:id="2112889325">
                      <w:marLeft w:val="0"/>
                      <w:marRight w:val="0"/>
                      <w:marTop w:val="0"/>
                      <w:marBottom w:val="0"/>
                      <w:divBdr>
                        <w:top w:val="none" w:sz="0" w:space="0" w:color="auto"/>
                        <w:left w:val="none" w:sz="0" w:space="0" w:color="auto"/>
                        <w:bottom w:val="none" w:sz="0" w:space="0" w:color="auto"/>
                        <w:right w:val="none" w:sz="0" w:space="0" w:color="auto"/>
                      </w:divBdr>
                    </w:div>
                    <w:div w:id="403066365">
                      <w:marLeft w:val="0"/>
                      <w:marRight w:val="0"/>
                      <w:marTop w:val="0"/>
                      <w:marBottom w:val="0"/>
                      <w:divBdr>
                        <w:top w:val="none" w:sz="0" w:space="0" w:color="auto"/>
                        <w:left w:val="none" w:sz="0" w:space="0" w:color="auto"/>
                        <w:bottom w:val="none" w:sz="0" w:space="0" w:color="auto"/>
                        <w:right w:val="none" w:sz="0" w:space="0" w:color="auto"/>
                      </w:divBdr>
                    </w:div>
                    <w:div w:id="200384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744561">
          <w:marLeft w:val="0"/>
          <w:marRight w:val="0"/>
          <w:marTop w:val="180"/>
          <w:marBottom w:val="180"/>
          <w:divBdr>
            <w:top w:val="none" w:sz="0" w:space="0" w:color="auto"/>
            <w:left w:val="none" w:sz="0" w:space="0" w:color="auto"/>
            <w:bottom w:val="none" w:sz="0" w:space="0" w:color="auto"/>
            <w:right w:val="none" w:sz="0" w:space="0" w:color="auto"/>
          </w:divBdr>
          <w:divsChild>
            <w:div w:id="138037868">
              <w:marLeft w:val="0"/>
              <w:marRight w:val="0"/>
              <w:marTop w:val="0"/>
              <w:marBottom w:val="0"/>
              <w:divBdr>
                <w:top w:val="none" w:sz="0" w:space="0" w:color="auto"/>
                <w:left w:val="none" w:sz="0" w:space="0" w:color="auto"/>
                <w:bottom w:val="none" w:sz="0" w:space="0" w:color="auto"/>
                <w:right w:val="none" w:sz="0" w:space="0" w:color="auto"/>
              </w:divBdr>
            </w:div>
            <w:div w:id="1800495864">
              <w:marLeft w:val="0"/>
              <w:marRight w:val="0"/>
              <w:marTop w:val="0"/>
              <w:marBottom w:val="0"/>
              <w:divBdr>
                <w:top w:val="none" w:sz="0" w:space="0" w:color="auto"/>
                <w:left w:val="none" w:sz="0" w:space="0" w:color="auto"/>
                <w:bottom w:val="none" w:sz="0" w:space="0" w:color="auto"/>
                <w:right w:val="none" w:sz="0" w:space="0" w:color="auto"/>
              </w:divBdr>
              <w:divsChild>
                <w:div w:id="694506456">
                  <w:marLeft w:val="0"/>
                  <w:marRight w:val="0"/>
                  <w:marTop w:val="0"/>
                  <w:marBottom w:val="0"/>
                  <w:divBdr>
                    <w:top w:val="none" w:sz="0" w:space="0" w:color="auto"/>
                    <w:left w:val="none" w:sz="0" w:space="0" w:color="auto"/>
                    <w:bottom w:val="none" w:sz="0" w:space="0" w:color="auto"/>
                    <w:right w:val="none" w:sz="0" w:space="0" w:color="auto"/>
                  </w:divBdr>
                  <w:divsChild>
                    <w:div w:id="628440648">
                      <w:marLeft w:val="0"/>
                      <w:marRight w:val="0"/>
                      <w:marTop w:val="0"/>
                      <w:marBottom w:val="0"/>
                      <w:divBdr>
                        <w:top w:val="none" w:sz="0" w:space="0" w:color="auto"/>
                        <w:left w:val="none" w:sz="0" w:space="0" w:color="auto"/>
                        <w:bottom w:val="none" w:sz="0" w:space="0" w:color="auto"/>
                        <w:right w:val="none" w:sz="0" w:space="0" w:color="auto"/>
                      </w:divBdr>
                    </w:div>
                    <w:div w:id="1654024898">
                      <w:marLeft w:val="0"/>
                      <w:marRight w:val="0"/>
                      <w:marTop w:val="0"/>
                      <w:marBottom w:val="0"/>
                      <w:divBdr>
                        <w:top w:val="none" w:sz="0" w:space="0" w:color="auto"/>
                        <w:left w:val="none" w:sz="0" w:space="0" w:color="auto"/>
                        <w:bottom w:val="none" w:sz="0" w:space="0" w:color="auto"/>
                        <w:right w:val="none" w:sz="0" w:space="0" w:color="auto"/>
                      </w:divBdr>
                    </w:div>
                    <w:div w:id="778331983">
                      <w:marLeft w:val="0"/>
                      <w:marRight w:val="0"/>
                      <w:marTop w:val="0"/>
                      <w:marBottom w:val="0"/>
                      <w:divBdr>
                        <w:top w:val="none" w:sz="0" w:space="0" w:color="auto"/>
                        <w:left w:val="none" w:sz="0" w:space="0" w:color="auto"/>
                        <w:bottom w:val="none" w:sz="0" w:space="0" w:color="auto"/>
                        <w:right w:val="none" w:sz="0" w:space="0" w:color="auto"/>
                      </w:divBdr>
                    </w:div>
                    <w:div w:id="1691758459">
                      <w:marLeft w:val="0"/>
                      <w:marRight w:val="0"/>
                      <w:marTop w:val="0"/>
                      <w:marBottom w:val="0"/>
                      <w:divBdr>
                        <w:top w:val="none" w:sz="0" w:space="0" w:color="auto"/>
                        <w:left w:val="none" w:sz="0" w:space="0" w:color="auto"/>
                        <w:bottom w:val="none" w:sz="0" w:space="0" w:color="auto"/>
                        <w:right w:val="none" w:sz="0" w:space="0" w:color="auto"/>
                      </w:divBdr>
                    </w:div>
                    <w:div w:id="451244146">
                      <w:marLeft w:val="0"/>
                      <w:marRight w:val="0"/>
                      <w:marTop w:val="0"/>
                      <w:marBottom w:val="0"/>
                      <w:divBdr>
                        <w:top w:val="none" w:sz="0" w:space="0" w:color="auto"/>
                        <w:left w:val="none" w:sz="0" w:space="0" w:color="auto"/>
                        <w:bottom w:val="none" w:sz="0" w:space="0" w:color="auto"/>
                        <w:right w:val="none" w:sz="0" w:space="0" w:color="auto"/>
                      </w:divBdr>
                    </w:div>
                    <w:div w:id="2093046077">
                      <w:marLeft w:val="0"/>
                      <w:marRight w:val="0"/>
                      <w:marTop w:val="0"/>
                      <w:marBottom w:val="0"/>
                      <w:divBdr>
                        <w:top w:val="none" w:sz="0" w:space="0" w:color="auto"/>
                        <w:left w:val="none" w:sz="0" w:space="0" w:color="auto"/>
                        <w:bottom w:val="none" w:sz="0" w:space="0" w:color="auto"/>
                        <w:right w:val="none" w:sz="0" w:space="0" w:color="auto"/>
                      </w:divBdr>
                    </w:div>
                  </w:divsChild>
                </w:div>
                <w:div w:id="285087198">
                  <w:marLeft w:val="0"/>
                  <w:marRight w:val="0"/>
                  <w:marTop w:val="0"/>
                  <w:marBottom w:val="0"/>
                  <w:divBdr>
                    <w:top w:val="none" w:sz="0" w:space="0" w:color="auto"/>
                    <w:left w:val="none" w:sz="0" w:space="0" w:color="auto"/>
                    <w:bottom w:val="none" w:sz="0" w:space="0" w:color="auto"/>
                    <w:right w:val="none" w:sz="0" w:space="0" w:color="auto"/>
                  </w:divBdr>
                  <w:divsChild>
                    <w:div w:id="597761083">
                      <w:marLeft w:val="0"/>
                      <w:marRight w:val="0"/>
                      <w:marTop w:val="0"/>
                      <w:marBottom w:val="0"/>
                      <w:divBdr>
                        <w:top w:val="none" w:sz="0" w:space="0" w:color="auto"/>
                        <w:left w:val="none" w:sz="0" w:space="0" w:color="auto"/>
                        <w:bottom w:val="none" w:sz="0" w:space="0" w:color="auto"/>
                        <w:right w:val="none" w:sz="0" w:space="0" w:color="auto"/>
                      </w:divBdr>
                    </w:div>
                    <w:div w:id="89856871">
                      <w:marLeft w:val="0"/>
                      <w:marRight w:val="0"/>
                      <w:marTop w:val="0"/>
                      <w:marBottom w:val="0"/>
                      <w:divBdr>
                        <w:top w:val="none" w:sz="0" w:space="0" w:color="auto"/>
                        <w:left w:val="none" w:sz="0" w:space="0" w:color="auto"/>
                        <w:bottom w:val="none" w:sz="0" w:space="0" w:color="auto"/>
                        <w:right w:val="none" w:sz="0" w:space="0" w:color="auto"/>
                      </w:divBdr>
                    </w:div>
                    <w:div w:id="1267813033">
                      <w:marLeft w:val="0"/>
                      <w:marRight w:val="0"/>
                      <w:marTop w:val="0"/>
                      <w:marBottom w:val="0"/>
                      <w:divBdr>
                        <w:top w:val="none" w:sz="0" w:space="0" w:color="auto"/>
                        <w:left w:val="none" w:sz="0" w:space="0" w:color="auto"/>
                        <w:bottom w:val="none" w:sz="0" w:space="0" w:color="auto"/>
                        <w:right w:val="none" w:sz="0" w:space="0" w:color="auto"/>
                      </w:divBdr>
                    </w:div>
                    <w:div w:id="1351955823">
                      <w:marLeft w:val="0"/>
                      <w:marRight w:val="0"/>
                      <w:marTop w:val="0"/>
                      <w:marBottom w:val="0"/>
                      <w:divBdr>
                        <w:top w:val="none" w:sz="0" w:space="0" w:color="auto"/>
                        <w:left w:val="none" w:sz="0" w:space="0" w:color="auto"/>
                        <w:bottom w:val="none" w:sz="0" w:space="0" w:color="auto"/>
                        <w:right w:val="none" w:sz="0" w:space="0" w:color="auto"/>
                      </w:divBdr>
                    </w:div>
                    <w:div w:id="1806196708">
                      <w:marLeft w:val="0"/>
                      <w:marRight w:val="0"/>
                      <w:marTop w:val="0"/>
                      <w:marBottom w:val="0"/>
                      <w:divBdr>
                        <w:top w:val="none" w:sz="0" w:space="0" w:color="auto"/>
                        <w:left w:val="none" w:sz="0" w:space="0" w:color="auto"/>
                        <w:bottom w:val="none" w:sz="0" w:space="0" w:color="auto"/>
                        <w:right w:val="none" w:sz="0" w:space="0" w:color="auto"/>
                      </w:divBdr>
                    </w:div>
                    <w:div w:id="156148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782723">
          <w:blockQuote w:val="1"/>
          <w:marLeft w:val="720"/>
          <w:marRight w:val="720"/>
          <w:marTop w:val="100"/>
          <w:marBottom w:val="100"/>
          <w:divBdr>
            <w:top w:val="none" w:sz="0" w:space="0" w:color="auto"/>
            <w:left w:val="none" w:sz="0" w:space="0" w:color="auto"/>
            <w:bottom w:val="none" w:sz="0" w:space="0" w:color="auto"/>
            <w:right w:val="none" w:sz="0" w:space="0" w:color="auto"/>
          </w:divBdr>
        </w:div>
        <w:div w:id="849560942">
          <w:marLeft w:val="0"/>
          <w:marRight w:val="0"/>
          <w:marTop w:val="180"/>
          <w:marBottom w:val="180"/>
          <w:divBdr>
            <w:top w:val="none" w:sz="0" w:space="0" w:color="auto"/>
            <w:left w:val="none" w:sz="0" w:space="0" w:color="auto"/>
            <w:bottom w:val="none" w:sz="0" w:space="0" w:color="auto"/>
            <w:right w:val="none" w:sz="0" w:space="0" w:color="auto"/>
          </w:divBdr>
          <w:divsChild>
            <w:div w:id="77678850">
              <w:marLeft w:val="0"/>
              <w:marRight w:val="0"/>
              <w:marTop w:val="0"/>
              <w:marBottom w:val="0"/>
              <w:divBdr>
                <w:top w:val="none" w:sz="0" w:space="0" w:color="auto"/>
                <w:left w:val="none" w:sz="0" w:space="0" w:color="auto"/>
                <w:bottom w:val="none" w:sz="0" w:space="0" w:color="auto"/>
                <w:right w:val="none" w:sz="0" w:space="0" w:color="auto"/>
              </w:divBdr>
              <w:divsChild>
                <w:div w:id="1211645730">
                  <w:marLeft w:val="0"/>
                  <w:marRight w:val="0"/>
                  <w:marTop w:val="0"/>
                  <w:marBottom w:val="0"/>
                  <w:divBdr>
                    <w:top w:val="none" w:sz="0" w:space="0" w:color="auto"/>
                    <w:left w:val="none" w:sz="0" w:space="0" w:color="auto"/>
                    <w:bottom w:val="none" w:sz="0" w:space="0" w:color="auto"/>
                    <w:right w:val="none" w:sz="0" w:space="0" w:color="auto"/>
                  </w:divBdr>
                </w:div>
              </w:divsChild>
            </w:div>
            <w:div w:id="1822187087">
              <w:marLeft w:val="0"/>
              <w:marRight w:val="0"/>
              <w:marTop w:val="0"/>
              <w:marBottom w:val="0"/>
              <w:divBdr>
                <w:top w:val="none" w:sz="0" w:space="0" w:color="auto"/>
                <w:left w:val="none" w:sz="0" w:space="0" w:color="auto"/>
                <w:bottom w:val="none" w:sz="0" w:space="0" w:color="auto"/>
                <w:right w:val="none" w:sz="0" w:space="0" w:color="auto"/>
              </w:divBdr>
            </w:div>
            <w:div w:id="25494383">
              <w:marLeft w:val="0"/>
              <w:marRight w:val="0"/>
              <w:marTop w:val="0"/>
              <w:marBottom w:val="0"/>
              <w:divBdr>
                <w:top w:val="none" w:sz="0" w:space="0" w:color="auto"/>
                <w:left w:val="none" w:sz="0" w:space="0" w:color="auto"/>
                <w:bottom w:val="none" w:sz="0" w:space="0" w:color="auto"/>
                <w:right w:val="none" w:sz="0" w:space="0" w:color="auto"/>
              </w:divBdr>
              <w:divsChild>
                <w:div w:id="321085057">
                  <w:marLeft w:val="0"/>
                  <w:marRight w:val="0"/>
                  <w:marTop w:val="0"/>
                  <w:marBottom w:val="0"/>
                  <w:divBdr>
                    <w:top w:val="none" w:sz="0" w:space="0" w:color="auto"/>
                    <w:left w:val="none" w:sz="0" w:space="0" w:color="auto"/>
                    <w:bottom w:val="none" w:sz="0" w:space="0" w:color="auto"/>
                    <w:right w:val="none" w:sz="0" w:space="0" w:color="auto"/>
                  </w:divBdr>
                  <w:divsChild>
                    <w:div w:id="459345380">
                      <w:marLeft w:val="0"/>
                      <w:marRight w:val="0"/>
                      <w:marTop w:val="0"/>
                      <w:marBottom w:val="0"/>
                      <w:divBdr>
                        <w:top w:val="none" w:sz="0" w:space="0" w:color="auto"/>
                        <w:left w:val="none" w:sz="0" w:space="0" w:color="auto"/>
                        <w:bottom w:val="none" w:sz="0" w:space="0" w:color="auto"/>
                        <w:right w:val="none" w:sz="0" w:space="0" w:color="auto"/>
                      </w:divBdr>
                    </w:div>
                    <w:div w:id="1785229667">
                      <w:marLeft w:val="0"/>
                      <w:marRight w:val="0"/>
                      <w:marTop w:val="0"/>
                      <w:marBottom w:val="0"/>
                      <w:divBdr>
                        <w:top w:val="none" w:sz="0" w:space="0" w:color="auto"/>
                        <w:left w:val="none" w:sz="0" w:space="0" w:color="auto"/>
                        <w:bottom w:val="none" w:sz="0" w:space="0" w:color="auto"/>
                        <w:right w:val="none" w:sz="0" w:space="0" w:color="auto"/>
                      </w:divBdr>
                    </w:div>
                    <w:div w:id="2107651202">
                      <w:marLeft w:val="0"/>
                      <w:marRight w:val="0"/>
                      <w:marTop w:val="0"/>
                      <w:marBottom w:val="0"/>
                      <w:divBdr>
                        <w:top w:val="none" w:sz="0" w:space="0" w:color="auto"/>
                        <w:left w:val="none" w:sz="0" w:space="0" w:color="auto"/>
                        <w:bottom w:val="none" w:sz="0" w:space="0" w:color="auto"/>
                        <w:right w:val="none" w:sz="0" w:space="0" w:color="auto"/>
                      </w:divBdr>
                    </w:div>
                    <w:div w:id="1902253755">
                      <w:marLeft w:val="0"/>
                      <w:marRight w:val="0"/>
                      <w:marTop w:val="0"/>
                      <w:marBottom w:val="0"/>
                      <w:divBdr>
                        <w:top w:val="none" w:sz="0" w:space="0" w:color="auto"/>
                        <w:left w:val="none" w:sz="0" w:space="0" w:color="auto"/>
                        <w:bottom w:val="none" w:sz="0" w:space="0" w:color="auto"/>
                        <w:right w:val="none" w:sz="0" w:space="0" w:color="auto"/>
                      </w:divBdr>
                    </w:div>
                    <w:div w:id="433718612">
                      <w:marLeft w:val="0"/>
                      <w:marRight w:val="0"/>
                      <w:marTop w:val="0"/>
                      <w:marBottom w:val="0"/>
                      <w:divBdr>
                        <w:top w:val="none" w:sz="0" w:space="0" w:color="auto"/>
                        <w:left w:val="none" w:sz="0" w:space="0" w:color="auto"/>
                        <w:bottom w:val="none" w:sz="0" w:space="0" w:color="auto"/>
                        <w:right w:val="none" w:sz="0" w:space="0" w:color="auto"/>
                      </w:divBdr>
                    </w:div>
                    <w:div w:id="1661152226">
                      <w:marLeft w:val="0"/>
                      <w:marRight w:val="0"/>
                      <w:marTop w:val="0"/>
                      <w:marBottom w:val="0"/>
                      <w:divBdr>
                        <w:top w:val="none" w:sz="0" w:space="0" w:color="auto"/>
                        <w:left w:val="none" w:sz="0" w:space="0" w:color="auto"/>
                        <w:bottom w:val="none" w:sz="0" w:space="0" w:color="auto"/>
                        <w:right w:val="none" w:sz="0" w:space="0" w:color="auto"/>
                      </w:divBdr>
                    </w:div>
                    <w:div w:id="218592854">
                      <w:marLeft w:val="0"/>
                      <w:marRight w:val="0"/>
                      <w:marTop w:val="0"/>
                      <w:marBottom w:val="0"/>
                      <w:divBdr>
                        <w:top w:val="none" w:sz="0" w:space="0" w:color="auto"/>
                        <w:left w:val="none" w:sz="0" w:space="0" w:color="auto"/>
                        <w:bottom w:val="none" w:sz="0" w:space="0" w:color="auto"/>
                        <w:right w:val="none" w:sz="0" w:space="0" w:color="auto"/>
                      </w:divBdr>
                    </w:div>
                    <w:div w:id="1721704114">
                      <w:marLeft w:val="0"/>
                      <w:marRight w:val="0"/>
                      <w:marTop w:val="0"/>
                      <w:marBottom w:val="0"/>
                      <w:divBdr>
                        <w:top w:val="none" w:sz="0" w:space="0" w:color="auto"/>
                        <w:left w:val="none" w:sz="0" w:space="0" w:color="auto"/>
                        <w:bottom w:val="none" w:sz="0" w:space="0" w:color="auto"/>
                        <w:right w:val="none" w:sz="0" w:space="0" w:color="auto"/>
                      </w:divBdr>
                    </w:div>
                  </w:divsChild>
                </w:div>
                <w:div w:id="2106683280">
                  <w:marLeft w:val="0"/>
                  <w:marRight w:val="0"/>
                  <w:marTop w:val="0"/>
                  <w:marBottom w:val="0"/>
                  <w:divBdr>
                    <w:top w:val="none" w:sz="0" w:space="0" w:color="auto"/>
                    <w:left w:val="none" w:sz="0" w:space="0" w:color="auto"/>
                    <w:bottom w:val="none" w:sz="0" w:space="0" w:color="auto"/>
                    <w:right w:val="none" w:sz="0" w:space="0" w:color="auto"/>
                  </w:divBdr>
                  <w:divsChild>
                    <w:div w:id="253132094">
                      <w:marLeft w:val="0"/>
                      <w:marRight w:val="0"/>
                      <w:marTop w:val="0"/>
                      <w:marBottom w:val="0"/>
                      <w:divBdr>
                        <w:top w:val="none" w:sz="0" w:space="0" w:color="auto"/>
                        <w:left w:val="none" w:sz="0" w:space="0" w:color="auto"/>
                        <w:bottom w:val="none" w:sz="0" w:space="0" w:color="auto"/>
                        <w:right w:val="none" w:sz="0" w:space="0" w:color="auto"/>
                      </w:divBdr>
                    </w:div>
                    <w:div w:id="1764837045">
                      <w:marLeft w:val="0"/>
                      <w:marRight w:val="0"/>
                      <w:marTop w:val="0"/>
                      <w:marBottom w:val="0"/>
                      <w:divBdr>
                        <w:top w:val="none" w:sz="0" w:space="0" w:color="auto"/>
                        <w:left w:val="none" w:sz="0" w:space="0" w:color="auto"/>
                        <w:bottom w:val="none" w:sz="0" w:space="0" w:color="auto"/>
                        <w:right w:val="none" w:sz="0" w:space="0" w:color="auto"/>
                      </w:divBdr>
                    </w:div>
                    <w:div w:id="650911047">
                      <w:marLeft w:val="0"/>
                      <w:marRight w:val="0"/>
                      <w:marTop w:val="0"/>
                      <w:marBottom w:val="0"/>
                      <w:divBdr>
                        <w:top w:val="none" w:sz="0" w:space="0" w:color="auto"/>
                        <w:left w:val="none" w:sz="0" w:space="0" w:color="auto"/>
                        <w:bottom w:val="none" w:sz="0" w:space="0" w:color="auto"/>
                        <w:right w:val="none" w:sz="0" w:space="0" w:color="auto"/>
                      </w:divBdr>
                    </w:div>
                    <w:div w:id="796339741">
                      <w:marLeft w:val="0"/>
                      <w:marRight w:val="0"/>
                      <w:marTop w:val="0"/>
                      <w:marBottom w:val="0"/>
                      <w:divBdr>
                        <w:top w:val="none" w:sz="0" w:space="0" w:color="auto"/>
                        <w:left w:val="none" w:sz="0" w:space="0" w:color="auto"/>
                        <w:bottom w:val="none" w:sz="0" w:space="0" w:color="auto"/>
                        <w:right w:val="none" w:sz="0" w:space="0" w:color="auto"/>
                      </w:divBdr>
                    </w:div>
                    <w:div w:id="374356537">
                      <w:marLeft w:val="0"/>
                      <w:marRight w:val="0"/>
                      <w:marTop w:val="0"/>
                      <w:marBottom w:val="0"/>
                      <w:divBdr>
                        <w:top w:val="none" w:sz="0" w:space="0" w:color="auto"/>
                        <w:left w:val="none" w:sz="0" w:space="0" w:color="auto"/>
                        <w:bottom w:val="none" w:sz="0" w:space="0" w:color="auto"/>
                        <w:right w:val="none" w:sz="0" w:space="0" w:color="auto"/>
                      </w:divBdr>
                    </w:div>
                    <w:div w:id="725761448">
                      <w:marLeft w:val="0"/>
                      <w:marRight w:val="0"/>
                      <w:marTop w:val="0"/>
                      <w:marBottom w:val="0"/>
                      <w:divBdr>
                        <w:top w:val="none" w:sz="0" w:space="0" w:color="auto"/>
                        <w:left w:val="none" w:sz="0" w:space="0" w:color="auto"/>
                        <w:bottom w:val="none" w:sz="0" w:space="0" w:color="auto"/>
                        <w:right w:val="none" w:sz="0" w:space="0" w:color="auto"/>
                      </w:divBdr>
                    </w:div>
                    <w:div w:id="1736198045">
                      <w:marLeft w:val="0"/>
                      <w:marRight w:val="0"/>
                      <w:marTop w:val="0"/>
                      <w:marBottom w:val="0"/>
                      <w:divBdr>
                        <w:top w:val="none" w:sz="0" w:space="0" w:color="auto"/>
                        <w:left w:val="none" w:sz="0" w:space="0" w:color="auto"/>
                        <w:bottom w:val="none" w:sz="0" w:space="0" w:color="auto"/>
                        <w:right w:val="none" w:sz="0" w:space="0" w:color="auto"/>
                      </w:divBdr>
                    </w:div>
                    <w:div w:id="802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503099">
      <w:bodyDiv w:val="1"/>
      <w:marLeft w:val="0"/>
      <w:marRight w:val="0"/>
      <w:marTop w:val="0"/>
      <w:marBottom w:val="0"/>
      <w:divBdr>
        <w:top w:val="none" w:sz="0" w:space="0" w:color="auto"/>
        <w:left w:val="none" w:sz="0" w:space="0" w:color="auto"/>
        <w:bottom w:val="none" w:sz="0" w:space="0" w:color="auto"/>
        <w:right w:val="none" w:sz="0" w:space="0" w:color="auto"/>
      </w:divBdr>
    </w:div>
    <w:div w:id="1158156325">
      <w:bodyDiv w:val="1"/>
      <w:marLeft w:val="0"/>
      <w:marRight w:val="0"/>
      <w:marTop w:val="0"/>
      <w:marBottom w:val="0"/>
      <w:divBdr>
        <w:top w:val="none" w:sz="0" w:space="0" w:color="auto"/>
        <w:left w:val="none" w:sz="0" w:space="0" w:color="auto"/>
        <w:bottom w:val="none" w:sz="0" w:space="0" w:color="auto"/>
        <w:right w:val="none" w:sz="0" w:space="0" w:color="auto"/>
      </w:divBdr>
      <w:divsChild>
        <w:div w:id="100809212">
          <w:marLeft w:val="0"/>
          <w:marRight w:val="0"/>
          <w:marTop w:val="180"/>
          <w:marBottom w:val="180"/>
          <w:divBdr>
            <w:top w:val="none" w:sz="0" w:space="0" w:color="auto"/>
            <w:left w:val="none" w:sz="0" w:space="0" w:color="auto"/>
            <w:bottom w:val="none" w:sz="0" w:space="0" w:color="auto"/>
            <w:right w:val="none" w:sz="0" w:space="0" w:color="auto"/>
          </w:divBdr>
          <w:divsChild>
            <w:div w:id="282154024">
              <w:marLeft w:val="0"/>
              <w:marRight w:val="0"/>
              <w:marTop w:val="0"/>
              <w:marBottom w:val="0"/>
              <w:divBdr>
                <w:top w:val="none" w:sz="0" w:space="0" w:color="auto"/>
                <w:left w:val="none" w:sz="0" w:space="0" w:color="auto"/>
                <w:bottom w:val="none" w:sz="0" w:space="0" w:color="auto"/>
                <w:right w:val="none" w:sz="0" w:space="0" w:color="auto"/>
              </w:divBdr>
              <w:divsChild>
                <w:div w:id="1170220448">
                  <w:marLeft w:val="0"/>
                  <w:marRight w:val="0"/>
                  <w:marTop w:val="0"/>
                  <w:marBottom w:val="0"/>
                  <w:divBdr>
                    <w:top w:val="none" w:sz="0" w:space="0" w:color="auto"/>
                    <w:left w:val="none" w:sz="0" w:space="0" w:color="auto"/>
                    <w:bottom w:val="none" w:sz="0" w:space="0" w:color="auto"/>
                    <w:right w:val="none" w:sz="0" w:space="0" w:color="auto"/>
                  </w:divBdr>
                </w:div>
              </w:divsChild>
            </w:div>
            <w:div w:id="389308749">
              <w:marLeft w:val="0"/>
              <w:marRight w:val="0"/>
              <w:marTop w:val="0"/>
              <w:marBottom w:val="0"/>
              <w:divBdr>
                <w:top w:val="none" w:sz="0" w:space="0" w:color="auto"/>
                <w:left w:val="none" w:sz="0" w:space="0" w:color="auto"/>
                <w:bottom w:val="none" w:sz="0" w:space="0" w:color="auto"/>
                <w:right w:val="none" w:sz="0" w:space="0" w:color="auto"/>
              </w:divBdr>
            </w:div>
            <w:div w:id="70584774">
              <w:marLeft w:val="0"/>
              <w:marRight w:val="0"/>
              <w:marTop w:val="0"/>
              <w:marBottom w:val="0"/>
              <w:divBdr>
                <w:top w:val="none" w:sz="0" w:space="0" w:color="auto"/>
                <w:left w:val="none" w:sz="0" w:space="0" w:color="auto"/>
                <w:bottom w:val="none" w:sz="0" w:space="0" w:color="auto"/>
                <w:right w:val="none" w:sz="0" w:space="0" w:color="auto"/>
              </w:divBdr>
              <w:divsChild>
                <w:div w:id="1971089224">
                  <w:marLeft w:val="0"/>
                  <w:marRight w:val="0"/>
                  <w:marTop w:val="0"/>
                  <w:marBottom w:val="0"/>
                  <w:divBdr>
                    <w:top w:val="none" w:sz="0" w:space="0" w:color="auto"/>
                    <w:left w:val="none" w:sz="0" w:space="0" w:color="auto"/>
                    <w:bottom w:val="none" w:sz="0" w:space="0" w:color="auto"/>
                    <w:right w:val="none" w:sz="0" w:space="0" w:color="auto"/>
                  </w:divBdr>
                  <w:divsChild>
                    <w:div w:id="1858350932">
                      <w:marLeft w:val="0"/>
                      <w:marRight w:val="0"/>
                      <w:marTop w:val="0"/>
                      <w:marBottom w:val="0"/>
                      <w:divBdr>
                        <w:top w:val="none" w:sz="0" w:space="0" w:color="auto"/>
                        <w:left w:val="none" w:sz="0" w:space="0" w:color="auto"/>
                        <w:bottom w:val="none" w:sz="0" w:space="0" w:color="auto"/>
                        <w:right w:val="none" w:sz="0" w:space="0" w:color="auto"/>
                      </w:divBdr>
                    </w:div>
                    <w:div w:id="1120369750">
                      <w:marLeft w:val="0"/>
                      <w:marRight w:val="0"/>
                      <w:marTop w:val="0"/>
                      <w:marBottom w:val="0"/>
                      <w:divBdr>
                        <w:top w:val="none" w:sz="0" w:space="0" w:color="auto"/>
                        <w:left w:val="none" w:sz="0" w:space="0" w:color="auto"/>
                        <w:bottom w:val="none" w:sz="0" w:space="0" w:color="auto"/>
                        <w:right w:val="none" w:sz="0" w:space="0" w:color="auto"/>
                      </w:divBdr>
                    </w:div>
                    <w:div w:id="284848815">
                      <w:marLeft w:val="0"/>
                      <w:marRight w:val="0"/>
                      <w:marTop w:val="0"/>
                      <w:marBottom w:val="0"/>
                      <w:divBdr>
                        <w:top w:val="none" w:sz="0" w:space="0" w:color="auto"/>
                        <w:left w:val="none" w:sz="0" w:space="0" w:color="auto"/>
                        <w:bottom w:val="none" w:sz="0" w:space="0" w:color="auto"/>
                        <w:right w:val="none" w:sz="0" w:space="0" w:color="auto"/>
                      </w:divBdr>
                    </w:div>
                    <w:div w:id="1326518640">
                      <w:marLeft w:val="0"/>
                      <w:marRight w:val="0"/>
                      <w:marTop w:val="0"/>
                      <w:marBottom w:val="0"/>
                      <w:divBdr>
                        <w:top w:val="none" w:sz="0" w:space="0" w:color="auto"/>
                        <w:left w:val="none" w:sz="0" w:space="0" w:color="auto"/>
                        <w:bottom w:val="none" w:sz="0" w:space="0" w:color="auto"/>
                        <w:right w:val="none" w:sz="0" w:space="0" w:color="auto"/>
                      </w:divBdr>
                    </w:div>
                  </w:divsChild>
                </w:div>
                <w:div w:id="96756966">
                  <w:marLeft w:val="0"/>
                  <w:marRight w:val="0"/>
                  <w:marTop w:val="0"/>
                  <w:marBottom w:val="0"/>
                  <w:divBdr>
                    <w:top w:val="none" w:sz="0" w:space="0" w:color="auto"/>
                    <w:left w:val="none" w:sz="0" w:space="0" w:color="auto"/>
                    <w:bottom w:val="none" w:sz="0" w:space="0" w:color="auto"/>
                    <w:right w:val="none" w:sz="0" w:space="0" w:color="auto"/>
                  </w:divBdr>
                  <w:divsChild>
                    <w:div w:id="1399550470">
                      <w:marLeft w:val="0"/>
                      <w:marRight w:val="0"/>
                      <w:marTop w:val="0"/>
                      <w:marBottom w:val="0"/>
                      <w:divBdr>
                        <w:top w:val="none" w:sz="0" w:space="0" w:color="auto"/>
                        <w:left w:val="none" w:sz="0" w:space="0" w:color="auto"/>
                        <w:bottom w:val="none" w:sz="0" w:space="0" w:color="auto"/>
                        <w:right w:val="none" w:sz="0" w:space="0" w:color="auto"/>
                      </w:divBdr>
                    </w:div>
                    <w:div w:id="179589782">
                      <w:marLeft w:val="0"/>
                      <w:marRight w:val="0"/>
                      <w:marTop w:val="0"/>
                      <w:marBottom w:val="0"/>
                      <w:divBdr>
                        <w:top w:val="none" w:sz="0" w:space="0" w:color="auto"/>
                        <w:left w:val="none" w:sz="0" w:space="0" w:color="auto"/>
                        <w:bottom w:val="none" w:sz="0" w:space="0" w:color="auto"/>
                        <w:right w:val="none" w:sz="0" w:space="0" w:color="auto"/>
                      </w:divBdr>
                    </w:div>
                    <w:div w:id="1845707784">
                      <w:marLeft w:val="0"/>
                      <w:marRight w:val="0"/>
                      <w:marTop w:val="0"/>
                      <w:marBottom w:val="0"/>
                      <w:divBdr>
                        <w:top w:val="none" w:sz="0" w:space="0" w:color="auto"/>
                        <w:left w:val="none" w:sz="0" w:space="0" w:color="auto"/>
                        <w:bottom w:val="none" w:sz="0" w:space="0" w:color="auto"/>
                        <w:right w:val="none" w:sz="0" w:space="0" w:color="auto"/>
                      </w:divBdr>
                    </w:div>
                    <w:div w:id="203654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364962">
          <w:marLeft w:val="0"/>
          <w:marRight w:val="0"/>
          <w:marTop w:val="180"/>
          <w:marBottom w:val="180"/>
          <w:divBdr>
            <w:top w:val="none" w:sz="0" w:space="0" w:color="auto"/>
            <w:left w:val="none" w:sz="0" w:space="0" w:color="auto"/>
            <w:bottom w:val="none" w:sz="0" w:space="0" w:color="auto"/>
            <w:right w:val="none" w:sz="0" w:space="0" w:color="auto"/>
          </w:divBdr>
          <w:divsChild>
            <w:div w:id="1375697850">
              <w:marLeft w:val="0"/>
              <w:marRight w:val="0"/>
              <w:marTop w:val="0"/>
              <w:marBottom w:val="0"/>
              <w:divBdr>
                <w:top w:val="none" w:sz="0" w:space="0" w:color="auto"/>
                <w:left w:val="none" w:sz="0" w:space="0" w:color="auto"/>
                <w:bottom w:val="none" w:sz="0" w:space="0" w:color="auto"/>
                <w:right w:val="none" w:sz="0" w:space="0" w:color="auto"/>
              </w:divBdr>
              <w:divsChild>
                <w:div w:id="348532434">
                  <w:marLeft w:val="0"/>
                  <w:marRight w:val="0"/>
                  <w:marTop w:val="0"/>
                  <w:marBottom w:val="0"/>
                  <w:divBdr>
                    <w:top w:val="none" w:sz="0" w:space="0" w:color="auto"/>
                    <w:left w:val="none" w:sz="0" w:space="0" w:color="auto"/>
                    <w:bottom w:val="none" w:sz="0" w:space="0" w:color="auto"/>
                    <w:right w:val="none" w:sz="0" w:space="0" w:color="auto"/>
                  </w:divBdr>
                </w:div>
              </w:divsChild>
            </w:div>
            <w:div w:id="1059287347">
              <w:marLeft w:val="0"/>
              <w:marRight w:val="0"/>
              <w:marTop w:val="0"/>
              <w:marBottom w:val="0"/>
              <w:divBdr>
                <w:top w:val="none" w:sz="0" w:space="0" w:color="auto"/>
                <w:left w:val="none" w:sz="0" w:space="0" w:color="auto"/>
                <w:bottom w:val="none" w:sz="0" w:space="0" w:color="auto"/>
                <w:right w:val="none" w:sz="0" w:space="0" w:color="auto"/>
              </w:divBdr>
            </w:div>
            <w:div w:id="1630284725">
              <w:marLeft w:val="0"/>
              <w:marRight w:val="0"/>
              <w:marTop w:val="0"/>
              <w:marBottom w:val="0"/>
              <w:divBdr>
                <w:top w:val="none" w:sz="0" w:space="0" w:color="auto"/>
                <w:left w:val="none" w:sz="0" w:space="0" w:color="auto"/>
                <w:bottom w:val="none" w:sz="0" w:space="0" w:color="auto"/>
                <w:right w:val="none" w:sz="0" w:space="0" w:color="auto"/>
              </w:divBdr>
              <w:divsChild>
                <w:div w:id="2079159925">
                  <w:marLeft w:val="0"/>
                  <w:marRight w:val="0"/>
                  <w:marTop w:val="0"/>
                  <w:marBottom w:val="0"/>
                  <w:divBdr>
                    <w:top w:val="none" w:sz="0" w:space="0" w:color="auto"/>
                    <w:left w:val="none" w:sz="0" w:space="0" w:color="auto"/>
                    <w:bottom w:val="none" w:sz="0" w:space="0" w:color="auto"/>
                    <w:right w:val="none" w:sz="0" w:space="0" w:color="auto"/>
                  </w:divBdr>
                  <w:divsChild>
                    <w:div w:id="1749302594">
                      <w:marLeft w:val="0"/>
                      <w:marRight w:val="0"/>
                      <w:marTop w:val="0"/>
                      <w:marBottom w:val="0"/>
                      <w:divBdr>
                        <w:top w:val="none" w:sz="0" w:space="0" w:color="auto"/>
                        <w:left w:val="none" w:sz="0" w:space="0" w:color="auto"/>
                        <w:bottom w:val="none" w:sz="0" w:space="0" w:color="auto"/>
                        <w:right w:val="none" w:sz="0" w:space="0" w:color="auto"/>
                      </w:divBdr>
                    </w:div>
                    <w:div w:id="842550782">
                      <w:marLeft w:val="0"/>
                      <w:marRight w:val="0"/>
                      <w:marTop w:val="0"/>
                      <w:marBottom w:val="0"/>
                      <w:divBdr>
                        <w:top w:val="none" w:sz="0" w:space="0" w:color="auto"/>
                        <w:left w:val="none" w:sz="0" w:space="0" w:color="auto"/>
                        <w:bottom w:val="none" w:sz="0" w:space="0" w:color="auto"/>
                        <w:right w:val="none" w:sz="0" w:space="0" w:color="auto"/>
                      </w:divBdr>
                    </w:div>
                    <w:div w:id="589779734">
                      <w:marLeft w:val="0"/>
                      <w:marRight w:val="0"/>
                      <w:marTop w:val="0"/>
                      <w:marBottom w:val="0"/>
                      <w:divBdr>
                        <w:top w:val="none" w:sz="0" w:space="0" w:color="auto"/>
                        <w:left w:val="none" w:sz="0" w:space="0" w:color="auto"/>
                        <w:bottom w:val="none" w:sz="0" w:space="0" w:color="auto"/>
                        <w:right w:val="none" w:sz="0" w:space="0" w:color="auto"/>
                      </w:divBdr>
                    </w:div>
                    <w:div w:id="523785394">
                      <w:marLeft w:val="0"/>
                      <w:marRight w:val="0"/>
                      <w:marTop w:val="0"/>
                      <w:marBottom w:val="0"/>
                      <w:divBdr>
                        <w:top w:val="none" w:sz="0" w:space="0" w:color="auto"/>
                        <w:left w:val="none" w:sz="0" w:space="0" w:color="auto"/>
                        <w:bottom w:val="none" w:sz="0" w:space="0" w:color="auto"/>
                        <w:right w:val="none" w:sz="0" w:space="0" w:color="auto"/>
                      </w:divBdr>
                    </w:div>
                    <w:div w:id="1407410596">
                      <w:marLeft w:val="0"/>
                      <w:marRight w:val="0"/>
                      <w:marTop w:val="0"/>
                      <w:marBottom w:val="0"/>
                      <w:divBdr>
                        <w:top w:val="none" w:sz="0" w:space="0" w:color="auto"/>
                        <w:left w:val="none" w:sz="0" w:space="0" w:color="auto"/>
                        <w:bottom w:val="none" w:sz="0" w:space="0" w:color="auto"/>
                        <w:right w:val="none" w:sz="0" w:space="0" w:color="auto"/>
                      </w:divBdr>
                    </w:div>
                    <w:div w:id="1796177812">
                      <w:marLeft w:val="0"/>
                      <w:marRight w:val="0"/>
                      <w:marTop w:val="0"/>
                      <w:marBottom w:val="0"/>
                      <w:divBdr>
                        <w:top w:val="none" w:sz="0" w:space="0" w:color="auto"/>
                        <w:left w:val="none" w:sz="0" w:space="0" w:color="auto"/>
                        <w:bottom w:val="none" w:sz="0" w:space="0" w:color="auto"/>
                        <w:right w:val="none" w:sz="0" w:space="0" w:color="auto"/>
                      </w:divBdr>
                    </w:div>
                    <w:div w:id="34816347">
                      <w:marLeft w:val="0"/>
                      <w:marRight w:val="0"/>
                      <w:marTop w:val="0"/>
                      <w:marBottom w:val="0"/>
                      <w:divBdr>
                        <w:top w:val="none" w:sz="0" w:space="0" w:color="auto"/>
                        <w:left w:val="none" w:sz="0" w:space="0" w:color="auto"/>
                        <w:bottom w:val="none" w:sz="0" w:space="0" w:color="auto"/>
                        <w:right w:val="none" w:sz="0" w:space="0" w:color="auto"/>
                      </w:divBdr>
                    </w:div>
                    <w:div w:id="1379819329">
                      <w:marLeft w:val="0"/>
                      <w:marRight w:val="0"/>
                      <w:marTop w:val="0"/>
                      <w:marBottom w:val="0"/>
                      <w:divBdr>
                        <w:top w:val="none" w:sz="0" w:space="0" w:color="auto"/>
                        <w:left w:val="none" w:sz="0" w:space="0" w:color="auto"/>
                        <w:bottom w:val="none" w:sz="0" w:space="0" w:color="auto"/>
                        <w:right w:val="none" w:sz="0" w:space="0" w:color="auto"/>
                      </w:divBdr>
                    </w:div>
                    <w:div w:id="1822229387">
                      <w:marLeft w:val="0"/>
                      <w:marRight w:val="0"/>
                      <w:marTop w:val="0"/>
                      <w:marBottom w:val="0"/>
                      <w:divBdr>
                        <w:top w:val="none" w:sz="0" w:space="0" w:color="auto"/>
                        <w:left w:val="none" w:sz="0" w:space="0" w:color="auto"/>
                        <w:bottom w:val="none" w:sz="0" w:space="0" w:color="auto"/>
                        <w:right w:val="none" w:sz="0" w:space="0" w:color="auto"/>
                      </w:divBdr>
                    </w:div>
                    <w:div w:id="1989549863">
                      <w:marLeft w:val="0"/>
                      <w:marRight w:val="0"/>
                      <w:marTop w:val="0"/>
                      <w:marBottom w:val="0"/>
                      <w:divBdr>
                        <w:top w:val="none" w:sz="0" w:space="0" w:color="auto"/>
                        <w:left w:val="none" w:sz="0" w:space="0" w:color="auto"/>
                        <w:bottom w:val="none" w:sz="0" w:space="0" w:color="auto"/>
                        <w:right w:val="none" w:sz="0" w:space="0" w:color="auto"/>
                      </w:divBdr>
                    </w:div>
                    <w:div w:id="631442279">
                      <w:marLeft w:val="0"/>
                      <w:marRight w:val="0"/>
                      <w:marTop w:val="0"/>
                      <w:marBottom w:val="0"/>
                      <w:divBdr>
                        <w:top w:val="none" w:sz="0" w:space="0" w:color="auto"/>
                        <w:left w:val="none" w:sz="0" w:space="0" w:color="auto"/>
                        <w:bottom w:val="none" w:sz="0" w:space="0" w:color="auto"/>
                        <w:right w:val="none" w:sz="0" w:space="0" w:color="auto"/>
                      </w:divBdr>
                    </w:div>
                  </w:divsChild>
                </w:div>
                <w:div w:id="1111706595">
                  <w:marLeft w:val="0"/>
                  <w:marRight w:val="0"/>
                  <w:marTop w:val="0"/>
                  <w:marBottom w:val="0"/>
                  <w:divBdr>
                    <w:top w:val="none" w:sz="0" w:space="0" w:color="auto"/>
                    <w:left w:val="none" w:sz="0" w:space="0" w:color="auto"/>
                    <w:bottom w:val="none" w:sz="0" w:space="0" w:color="auto"/>
                    <w:right w:val="none" w:sz="0" w:space="0" w:color="auto"/>
                  </w:divBdr>
                  <w:divsChild>
                    <w:div w:id="396168791">
                      <w:marLeft w:val="0"/>
                      <w:marRight w:val="0"/>
                      <w:marTop w:val="0"/>
                      <w:marBottom w:val="0"/>
                      <w:divBdr>
                        <w:top w:val="none" w:sz="0" w:space="0" w:color="auto"/>
                        <w:left w:val="none" w:sz="0" w:space="0" w:color="auto"/>
                        <w:bottom w:val="none" w:sz="0" w:space="0" w:color="auto"/>
                        <w:right w:val="none" w:sz="0" w:space="0" w:color="auto"/>
                      </w:divBdr>
                    </w:div>
                    <w:div w:id="753279537">
                      <w:marLeft w:val="0"/>
                      <w:marRight w:val="0"/>
                      <w:marTop w:val="0"/>
                      <w:marBottom w:val="0"/>
                      <w:divBdr>
                        <w:top w:val="none" w:sz="0" w:space="0" w:color="auto"/>
                        <w:left w:val="none" w:sz="0" w:space="0" w:color="auto"/>
                        <w:bottom w:val="none" w:sz="0" w:space="0" w:color="auto"/>
                        <w:right w:val="none" w:sz="0" w:space="0" w:color="auto"/>
                      </w:divBdr>
                    </w:div>
                    <w:div w:id="846745689">
                      <w:marLeft w:val="0"/>
                      <w:marRight w:val="0"/>
                      <w:marTop w:val="0"/>
                      <w:marBottom w:val="0"/>
                      <w:divBdr>
                        <w:top w:val="none" w:sz="0" w:space="0" w:color="auto"/>
                        <w:left w:val="none" w:sz="0" w:space="0" w:color="auto"/>
                        <w:bottom w:val="none" w:sz="0" w:space="0" w:color="auto"/>
                        <w:right w:val="none" w:sz="0" w:space="0" w:color="auto"/>
                      </w:divBdr>
                    </w:div>
                    <w:div w:id="1947806854">
                      <w:marLeft w:val="0"/>
                      <w:marRight w:val="0"/>
                      <w:marTop w:val="0"/>
                      <w:marBottom w:val="0"/>
                      <w:divBdr>
                        <w:top w:val="none" w:sz="0" w:space="0" w:color="auto"/>
                        <w:left w:val="none" w:sz="0" w:space="0" w:color="auto"/>
                        <w:bottom w:val="none" w:sz="0" w:space="0" w:color="auto"/>
                        <w:right w:val="none" w:sz="0" w:space="0" w:color="auto"/>
                      </w:divBdr>
                    </w:div>
                    <w:div w:id="579750471">
                      <w:marLeft w:val="0"/>
                      <w:marRight w:val="0"/>
                      <w:marTop w:val="0"/>
                      <w:marBottom w:val="0"/>
                      <w:divBdr>
                        <w:top w:val="none" w:sz="0" w:space="0" w:color="auto"/>
                        <w:left w:val="none" w:sz="0" w:space="0" w:color="auto"/>
                        <w:bottom w:val="none" w:sz="0" w:space="0" w:color="auto"/>
                        <w:right w:val="none" w:sz="0" w:space="0" w:color="auto"/>
                      </w:divBdr>
                    </w:div>
                    <w:div w:id="623193914">
                      <w:marLeft w:val="0"/>
                      <w:marRight w:val="0"/>
                      <w:marTop w:val="0"/>
                      <w:marBottom w:val="0"/>
                      <w:divBdr>
                        <w:top w:val="none" w:sz="0" w:space="0" w:color="auto"/>
                        <w:left w:val="none" w:sz="0" w:space="0" w:color="auto"/>
                        <w:bottom w:val="none" w:sz="0" w:space="0" w:color="auto"/>
                        <w:right w:val="none" w:sz="0" w:space="0" w:color="auto"/>
                      </w:divBdr>
                    </w:div>
                    <w:div w:id="1418360342">
                      <w:marLeft w:val="0"/>
                      <w:marRight w:val="0"/>
                      <w:marTop w:val="0"/>
                      <w:marBottom w:val="0"/>
                      <w:divBdr>
                        <w:top w:val="none" w:sz="0" w:space="0" w:color="auto"/>
                        <w:left w:val="none" w:sz="0" w:space="0" w:color="auto"/>
                        <w:bottom w:val="none" w:sz="0" w:space="0" w:color="auto"/>
                        <w:right w:val="none" w:sz="0" w:space="0" w:color="auto"/>
                      </w:divBdr>
                    </w:div>
                    <w:div w:id="1637028249">
                      <w:marLeft w:val="0"/>
                      <w:marRight w:val="0"/>
                      <w:marTop w:val="0"/>
                      <w:marBottom w:val="0"/>
                      <w:divBdr>
                        <w:top w:val="none" w:sz="0" w:space="0" w:color="auto"/>
                        <w:left w:val="none" w:sz="0" w:space="0" w:color="auto"/>
                        <w:bottom w:val="none" w:sz="0" w:space="0" w:color="auto"/>
                        <w:right w:val="none" w:sz="0" w:space="0" w:color="auto"/>
                      </w:divBdr>
                    </w:div>
                    <w:div w:id="698553746">
                      <w:marLeft w:val="0"/>
                      <w:marRight w:val="0"/>
                      <w:marTop w:val="0"/>
                      <w:marBottom w:val="0"/>
                      <w:divBdr>
                        <w:top w:val="none" w:sz="0" w:space="0" w:color="auto"/>
                        <w:left w:val="none" w:sz="0" w:space="0" w:color="auto"/>
                        <w:bottom w:val="none" w:sz="0" w:space="0" w:color="auto"/>
                        <w:right w:val="none" w:sz="0" w:space="0" w:color="auto"/>
                      </w:divBdr>
                    </w:div>
                    <w:div w:id="138041800">
                      <w:marLeft w:val="0"/>
                      <w:marRight w:val="0"/>
                      <w:marTop w:val="0"/>
                      <w:marBottom w:val="0"/>
                      <w:divBdr>
                        <w:top w:val="none" w:sz="0" w:space="0" w:color="auto"/>
                        <w:left w:val="none" w:sz="0" w:space="0" w:color="auto"/>
                        <w:bottom w:val="none" w:sz="0" w:space="0" w:color="auto"/>
                        <w:right w:val="none" w:sz="0" w:space="0" w:color="auto"/>
                      </w:divBdr>
                    </w:div>
                    <w:div w:id="197186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002282">
          <w:marLeft w:val="0"/>
          <w:marRight w:val="0"/>
          <w:marTop w:val="180"/>
          <w:marBottom w:val="180"/>
          <w:divBdr>
            <w:top w:val="none" w:sz="0" w:space="0" w:color="auto"/>
            <w:left w:val="none" w:sz="0" w:space="0" w:color="auto"/>
            <w:bottom w:val="none" w:sz="0" w:space="0" w:color="auto"/>
            <w:right w:val="none" w:sz="0" w:space="0" w:color="auto"/>
          </w:divBdr>
          <w:divsChild>
            <w:div w:id="122963577">
              <w:marLeft w:val="0"/>
              <w:marRight w:val="0"/>
              <w:marTop w:val="0"/>
              <w:marBottom w:val="0"/>
              <w:divBdr>
                <w:top w:val="none" w:sz="0" w:space="0" w:color="auto"/>
                <w:left w:val="none" w:sz="0" w:space="0" w:color="auto"/>
                <w:bottom w:val="none" w:sz="0" w:space="0" w:color="auto"/>
                <w:right w:val="none" w:sz="0" w:space="0" w:color="auto"/>
              </w:divBdr>
              <w:divsChild>
                <w:div w:id="1779787753">
                  <w:marLeft w:val="0"/>
                  <w:marRight w:val="0"/>
                  <w:marTop w:val="0"/>
                  <w:marBottom w:val="0"/>
                  <w:divBdr>
                    <w:top w:val="none" w:sz="0" w:space="0" w:color="auto"/>
                    <w:left w:val="none" w:sz="0" w:space="0" w:color="auto"/>
                    <w:bottom w:val="none" w:sz="0" w:space="0" w:color="auto"/>
                    <w:right w:val="none" w:sz="0" w:space="0" w:color="auto"/>
                  </w:divBdr>
                </w:div>
              </w:divsChild>
            </w:div>
            <w:div w:id="721749965">
              <w:marLeft w:val="0"/>
              <w:marRight w:val="0"/>
              <w:marTop w:val="0"/>
              <w:marBottom w:val="0"/>
              <w:divBdr>
                <w:top w:val="none" w:sz="0" w:space="0" w:color="auto"/>
                <w:left w:val="none" w:sz="0" w:space="0" w:color="auto"/>
                <w:bottom w:val="none" w:sz="0" w:space="0" w:color="auto"/>
                <w:right w:val="none" w:sz="0" w:space="0" w:color="auto"/>
              </w:divBdr>
            </w:div>
            <w:div w:id="1593901204">
              <w:marLeft w:val="0"/>
              <w:marRight w:val="0"/>
              <w:marTop w:val="0"/>
              <w:marBottom w:val="0"/>
              <w:divBdr>
                <w:top w:val="none" w:sz="0" w:space="0" w:color="auto"/>
                <w:left w:val="none" w:sz="0" w:space="0" w:color="auto"/>
                <w:bottom w:val="none" w:sz="0" w:space="0" w:color="auto"/>
                <w:right w:val="none" w:sz="0" w:space="0" w:color="auto"/>
              </w:divBdr>
              <w:divsChild>
                <w:div w:id="2102094510">
                  <w:marLeft w:val="0"/>
                  <w:marRight w:val="0"/>
                  <w:marTop w:val="0"/>
                  <w:marBottom w:val="0"/>
                  <w:divBdr>
                    <w:top w:val="none" w:sz="0" w:space="0" w:color="auto"/>
                    <w:left w:val="none" w:sz="0" w:space="0" w:color="auto"/>
                    <w:bottom w:val="none" w:sz="0" w:space="0" w:color="auto"/>
                    <w:right w:val="none" w:sz="0" w:space="0" w:color="auto"/>
                  </w:divBdr>
                  <w:divsChild>
                    <w:div w:id="1462261963">
                      <w:marLeft w:val="0"/>
                      <w:marRight w:val="0"/>
                      <w:marTop w:val="0"/>
                      <w:marBottom w:val="0"/>
                      <w:divBdr>
                        <w:top w:val="none" w:sz="0" w:space="0" w:color="auto"/>
                        <w:left w:val="none" w:sz="0" w:space="0" w:color="auto"/>
                        <w:bottom w:val="none" w:sz="0" w:space="0" w:color="auto"/>
                        <w:right w:val="none" w:sz="0" w:space="0" w:color="auto"/>
                      </w:divBdr>
                    </w:div>
                  </w:divsChild>
                </w:div>
                <w:div w:id="769739140">
                  <w:marLeft w:val="0"/>
                  <w:marRight w:val="0"/>
                  <w:marTop w:val="0"/>
                  <w:marBottom w:val="0"/>
                  <w:divBdr>
                    <w:top w:val="none" w:sz="0" w:space="0" w:color="auto"/>
                    <w:left w:val="none" w:sz="0" w:space="0" w:color="auto"/>
                    <w:bottom w:val="none" w:sz="0" w:space="0" w:color="auto"/>
                    <w:right w:val="none" w:sz="0" w:space="0" w:color="auto"/>
                  </w:divBdr>
                  <w:divsChild>
                    <w:div w:id="129822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955233">
          <w:marLeft w:val="0"/>
          <w:marRight w:val="0"/>
          <w:marTop w:val="180"/>
          <w:marBottom w:val="180"/>
          <w:divBdr>
            <w:top w:val="none" w:sz="0" w:space="0" w:color="auto"/>
            <w:left w:val="none" w:sz="0" w:space="0" w:color="auto"/>
            <w:bottom w:val="none" w:sz="0" w:space="0" w:color="auto"/>
            <w:right w:val="none" w:sz="0" w:space="0" w:color="auto"/>
          </w:divBdr>
          <w:divsChild>
            <w:div w:id="715354142">
              <w:marLeft w:val="0"/>
              <w:marRight w:val="0"/>
              <w:marTop w:val="0"/>
              <w:marBottom w:val="0"/>
              <w:divBdr>
                <w:top w:val="none" w:sz="0" w:space="0" w:color="auto"/>
                <w:left w:val="none" w:sz="0" w:space="0" w:color="auto"/>
                <w:bottom w:val="none" w:sz="0" w:space="0" w:color="auto"/>
                <w:right w:val="none" w:sz="0" w:space="0" w:color="auto"/>
              </w:divBdr>
              <w:divsChild>
                <w:div w:id="1666014652">
                  <w:marLeft w:val="0"/>
                  <w:marRight w:val="0"/>
                  <w:marTop w:val="0"/>
                  <w:marBottom w:val="0"/>
                  <w:divBdr>
                    <w:top w:val="none" w:sz="0" w:space="0" w:color="auto"/>
                    <w:left w:val="none" w:sz="0" w:space="0" w:color="auto"/>
                    <w:bottom w:val="none" w:sz="0" w:space="0" w:color="auto"/>
                    <w:right w:val="none" w:sz="0" w:space="0" w:color="auto"/>
                  </w:divBdr>
                </w:div>
              </w:divsChild>
            </w:div>
            <w:div w:id="1778866816">
              <w:marLeft w:val="0"/>
              <w:marRight w:val="0"/>
              <w:marTop w:val="0"/>
              <w:marBottom w:val="0"/>
              <w:divBdr>
                <w:top w:val="none" w:sz="0" w:space="0" w:color="auto"/>
                <w:left w:val="none" w:sz="0" w:space="0" w:color="auto"/>
                <w:bottom w:val="none" w:sz="0" w:space="0" w:color="auto"/>
                <w:right w:val="none" w:sz="0" w:space="0" w:color="auto"/>
              </w:divBdr>
            </w:div>
            <w:div w:id="1137844860">
              <w:marLeft w:val="0"/>
              <w:marRight w:val="0"/>
              <w:marTop w:val="0"/>
              <w:marBottom w:val="0"/>
              <w:divBdr>
                <w:top w:val="none" w:sz="0" w:space="0" w:color="auto"/>
                <w:left w:val="none" w:sz="0" w:space="0" w:color="auto"/>
                <w:bottom w:val="none" w:sz="0" w:space="0" w:color="auto"/>
                <w:right w:val="none" w:sz="0" w:space="0" w:color="auto"/>
              </w:divBdr>
              <w:divsChild>
                <w:div w:id="1697854362">
                  <w:marLeft w:val="0"/>
                  <w:marRight w:val="0"/>
                  <w:marTop w:val="0"/>
                  <w:marBottom w:val="0"/>
                  <w:divBdr>
                    <w:top w:val="none" w:sz="0" w:space="0" w:color="auto"/>
                    <w:left w:val="none" w:sz="0" w:space="0" w:color="auto"/>
                    <w:bottom w:val="none" w:sz="0" w:space="0" w:color="auto"/>
                    <w:right w:val="none" w:sz="0" w:space="0" w:color="auto"/>
                  </w:divBdr>
                  <w:divsChild>
                    <w:div w:id="31269999">
                      <w:marLeft w:val="0"/>
                      <w:marRight w:val="0"/>
                      <w:marTop w:val="0"/>
                      <w:marBottom w:val="0"/>
                      <w:divBdr>
                        <w:top w:val="none" w:sz="0" w:space="0" w:color="auto"/>
                        <w:left w:val="none" w:sz="0" w:space="0" w:color="auto"/>
                        <w:bottom w:val="none" w:sz="0" w:space="0" w:color="auto"/>
                        <w:right w:val="none" w:sz="0" w:space="0" w:color="auto"/>
                      </w:divBdr>
                    </w:div>
                    <w:div w:id="1297757260">
                      <w:marLeft w:val="0"/>
                      <w:marRight w:val="0"/>
                      <w:marTop w:val="0"/>
                      <w:marBottom w:val="0"/>
                      <w:divBdr>
                        <w:top w:val="none" w:sz="0" w:space="0" w:color="auto"/>
                        <w:left w:val="none" w:sz="0" w:space="0" w:color="auto"/>
                        <w:bottom w:val="none" w:sz="0" w:space="0" w:color="auto"/>
                        <w:right w:val="none" w:sz="0" w:space="0" w:color="auto"/>
                      </w:divBdr>
                    </w:div>
                    <w:div w:id="1496533380">
                      <w:marLeft w:val="0"/>
                      <w:marRight w:val="0"/>
                      <w:marTop w:val="0"/>
                      <w:marBottom w:val="0"/>
                      <w:divBdr>
                        <w:top w:val="none" w:sz="0" w:space="0" w:color="auto"/>
                        <w:left w:val="none" w:sz="0" w:space="0" w:color="auto"/>
                        <w:bottom w:val="none" w:sz="0" w:space="0" w:color="auto"/>
                        <w:right w:val="none" w:sz="0" w:space="0" w:color="auto"/>
                      </w:divBdr>
                    </w:div>
                    <w:div w:id="1964773326">
                      <w:marLeft w:val="0"/>
                      <w:marRight w:val="0"/>
                      <w:marTop w:val="0"/>
                      <w:marBottom w:val="0"/>
                      <w:divBdr>
                        <w:top w:val="none" w:sz="0" w:space="0" w:color="auto"/>
                        <w:left w:val="none" w:sz="0" w:space="0" w:color="auto"/>
                        <w:bottom w:val="none" w:sz="0" w:space="0" w:color="auto"/>
                        <w:right w:val="none" w:sz="0" w:space="0" w:color="auto"/>
                      </w:divBdr>
                    </w:div>
                    <w:div w:id="1471553749">
                      <w:marLeft w:val="0"/>
                      <w:marRight w:val="0"/>
                      <w:marTop w:val="0"/>
                      <w:marBottom w:val="0"/>
                      <w:divBdr>
                        <w:top w:val="none" w:sz="0" w:space="0" w:color="auto"/>
                        <w:left w:val="none" w:sz="0" w:space="0" w:color="auto"/>
                        <w:bottom w:val="none" w:sz="0" w:space="0" w:color="auto"/>
                        <w:right w:val="none" w:sz="0" w:space="0" w:color="auto"/>
                      </w:divBdr>
                    </w:div>
                    <w:div w:id="376975859">
                      <w:marLeft w:val="0"/>
                      <w:marRight w:val="0"/>
                      <w:marTop w:val="0"/>
                      <w:marBottom w:val="0"/>
                      <w:divBdr>
                        <w:top w:val="none" w:sz="0" w:space="0" w:color="auto"/>
                        <w:left w:val="none" w:sz="0" w:space="0" w:color="auto"/>
                        <w:bottom w:val="none" w:sz="0" w:space="0" w:color="auto"/>
                        <w:right w:val="none" w:sz="0" w:space="0" w:color="auto"/>
                      </w:divBdr>
                    </w:div>
                    <w:div w:id="1034572036">
                      <w:marLeft w:val="0"/>
                      <w:marRight w:val="0"/>
                      <w:marTop w:val="0"/>
                      <w:marBottom w:val="0"/>
                      <w:divBdr>
                        <w:top w:val="none" w:sz="0" w:space="0" w:color="auto"/>
                        <w:left w:val="none" w:sz="0" w:space="0" w:color="auto"/>
                        <w:bottom w:val="none" w:sz="0" w:space="0" w:color="auto"/>
                        <w:right w:val="none" w:sz="0" w:space="0" w:color="auto"/>
                      </w:divBdr>
                    </w:div>
                    <w:div w:id="410197806">
                      <w:marLeft w:val="0"/>
                      <w:marRight w:val="0"/>
                      <w:marTop w:val="0"/>
                      <w:marBottom w:val="0"/>
                      <w:divBdr>
                        <w:top w:val="none" w:sz="0" w:space="0" w:color="auto"/>
                        <w:left w:val="none" w:sz="0" w:space="0" w:color="auto"/>
                        <w:bottom w:val="none" w:sz="0" w:space="0" w:color="auto"/>
                        <w:right w:val="none" w:sz="0" w:space="0" w:color="auto"/>
                      </w:divBdr>
                    </w:div>
                    <w:div w:id="1109937425">
                      <w:marLeft w:val="0"/>
                      <w:marRight w:val="0"/>
                      <w:marTop w:val="0"/>
                      <w:marBottom w:val="0"/>
                      <w:divBdr>
                        <w:top w:val="none" w:sz="0" w:space="0" w:color="auto"/>
                        <w:left w:val="none" w:sz="0" w:space="0" w:color="auto"/>
                        <w:bottom w:val="none" w:sz="0" w:space="0" w:color="auto"/>
                        <w:right w:val="none" w:sz="0" w:space="0" w:color="auto"/>
                      </w:divBdr>
                    </w:div>
                    <w:div w:id="898394957">
                      <w:marLeft w:val="0"/>
                      <w:marRight w:val="0"/>
                      <w:marTop w:val="0"/>
                      <w:marBottom w:val="0"/>
                      <w:divBdr>
                        <w:top w:val="none" w:sz="0" w:space="0" w:color="auto"/>
                        <w:left w:val="none" w:sz="0" w:space="0" w:color="auto"/>
                        <w:bottom w:val="none" w:sz="0" w:space="0" w:color="auto"/>
                        <w:right w:val="none" w:sz="0" w:space="0" w:color="auto"/>
                      </w:divBdr>
                    </w:div>
                    <w:div w:id="43719941">
                      <w:marLeft w:val="0"/>
                      <w:marRight w:val="0"/>
                      <w:marTop w:val="0"/>
                      <w:marBottom w:val="0"/>
                      <w:divBdr>
                        <w:top w:val="none" w:sz="0" w:space="0" w:color="auto"/>
                        <w:left w:val="none" w:sz="0" w:space="0" w:color="auto"/>
                        <w:bottom w:val="none" w:sz="0" w:space="0" w:color="auto"/>
                        <w:right w:val="none" w:sz="0" w:space="0" w:color="auto"/>
                      </w:divBdr>
                    </w:div>
                  </w:divsChild>
                </w:div>
                <w:div w:id="423187263">
                  <w:marLeft w:val="0"/>
                  <w:marRight w:val="0"/>
                  <w:marTop w:val="0"/>
                  <w:marBottom w:val="0"/>
                  <w:divBdr>
                    <w:top w:val="none" w:sz="0" w:space="0" w:color="auto"/>
                    <w:left w:val="none" w:sz="0" w:space="0" w:color="auto"/>
                    <w:bottom w:val="none" w:sz="0" w:space="0" w:color="auto"/>
                    <w:right w:val="none" w:sz="0" w:space="0" w:color="auto"/>
                  </w:divBdr>
                  <w:divsChild>
                    <w:div w:id="743646647">
                      <w:marLeft w:val="0"/>
                      <w:marRight w:val="0"/>
                      <w:marTop w:val="0"/>
                      <w:marBottom w:val="0"/>
                      <w:divBdr>
                        <w:top w:val="none" w:sz="0" w:space="0" w:color="auto"/>
                        <w:left w:val="none" w:sz="0" w:space="0" w:color="auto"/>
                        <w:bottom w:val="none" w:sz="0" w:space="0" w:color="auto"/>
                        <w:right w:val="none" w:sz="0" w:space="0" w:color="auto"/>
                      </w:divBdr>
                    </w:div>
                    <w:div w:id="1574583512">
                      <w:marLeft w:val="0"/>
                      <w:marRight w:val="0"/>
                      <w:marTop w:val="0"/>
                      <w:marBottom w:val="0"/>
                      <w:divBdr>
                        <w:top w:val="none" w:sz="0" w:space="0" w:color="auto"/>
                        <w:left w:val="none" w:sz="0" w:space="0" w:color="auto"/>
                        <w:bottom w:val="none" w:sz="0" w:space="0" w:color="auto"/>
                        <w:right w:val="none" w:sz="0" w:space="0" w:color="auto"/>
                      </w:divBdr>
                    </w:div>
                    <w:div w:id="1397587668">
                      <w:marLeft w:val="0"/>
                      <w:marRight w:val="0"/>
                      <w:marTop w:val="0"/>
                      <w:marBottom w:val="0"/>
                      <w:divBdr>
                        <w:top w:val="none" w:sz="0" w:space="0" w:color="auto"/>
                        <w:left w:val="none" w:sz="0" w:space="0" w:color="auto"/>
                        <w:bottom w:val="none" w:sz="0" w:space="0" w:color="auto"/>
                        <w:right w:val="none" w:sz="0" w:space="0" w:color="auto"/>
                      </w:divBdr>
                    </w:div>
                    <w:div w:id="648676849">
                      <w:marLeft w:val="0"/>
                      <w:marRight w:val="0"/>
                      <w:marTop w:val="0"/>
                      <w:marBottom w:val="0"/>
                      <w:divBdr>
                        <w:top w:val="none" w:sz="0" w:space="0" w:color="auto"/>
                        <w:left w:val="none" w:sz="0" w:space="0" w:color="auto"/>
                        <w:bottom w:val="none" w:sz="0" w:space="0" w:color="auto"/>
                        <w:right w:val="none" w:sz="0" w:space="0" w:color="auto"/>
                      </w:divBdr>
                    </w:div>
                    <w:div w:id="2118794195">
                      <w:marLeft w:val="0"/>
                      <w:marRight w:val="0"/>
                      <w:marTop w:val="0"/>
                      <w:marBottom w:val="0"/>
                      <w:divBdr>
                        <w:top w:val="none" w:sz="0" w:space="0" w:color="auto"/>
                        <w:left w:val="none" w:sz="0" w:space="0" w:color="auto"/>
                        <w:bottom w:val="none" w:sz="0" w:space="0" w:color="auto"/>
                        <w:right w:val="none" w:sz="0" w:space="0" w:color="auto"/>
                      </w:divBdr>
                    </w:div>
                    <w:div w:id="628708052">
                      <w:marLeft w:val="0"/>
                      <w:marRight w:val="0"/>
                      <w:marTop w:val="0"/>
                      <w:marBottom w:val="0"/>
                      <w:divBdr>
                        <w:top w:val="none" w:sz="0" w:space="0" w:color="auto"/>
                        <w:left w:val="none" w:sz="0" w:space="0" w:color="auto"/>
                        <w:bottom w:val="none" w:sz="0" w:space="0" w:color="auto"/>
                        <w:right w:val="none" w:sz="0" w:space="0" w:color="auto"/>
                      </w:divBdr>
                    </w:div>
                    <w:div w:id="612055753">
                      <w:marLeft w:val="0"/>
                      <w:marRight w:val="0"/>
                      <w:marTop w:val="0"/>
                      <w:marBottom w:val="0"/>
                      <w:divBdr>
                        <w:top w:val="none" w:sz="0" w:space="0" w:color="auto"/>
                        <w:left w:val="none" w:sz="0" w:space="0" w:color="auto"/>
                        <w:bottom w:val="none" w:sz="0" w:space="0" w:color="auto"/>
                        <w:right w:val="none" w:sz="0" w:space="0" w:color="auto"/>
                      </w:divBdr>
                    </w:div>
                    <w:div w:id="1101948721">
                      <w:marLeft w:val="0"/>
                      <w:marRight w:val="0"/>
                      <w:marTop w:val="0"/>
                      <w:marBottom w:val="0"/>
                      <w:divBdr>
                        <w:top w:val="none" w:sz="0" w:space="0" w:color="auto"/>
                        <w:left w:val="none" w:sz="0" w:space="0" w:color="auto"/>
                        <w:bottom w:val="none" w:sz="0" w:space="0" w:color="auto"/>
                        <w:right w:val="none" w:sz="0" w:space="0" w:color="auto"/>
                      </w:divBdr>
                    </w:div>
                    <w:div w:id="1898740135">
                      <w:marLeft w:val="0"/>
                      <w:marRight w:val="0"/>
                      <w:marTop w:val="0"/>
                      <w:marBottom w:val="0"/>
                      <w:divBdr>
                        <w:top w:val="none" w:sz="0" w:space="0" w:color="auto"/>
                        <w:left w:val="none" w:sz="0" w:space="0" w:color="auto"/>
                        <w:bottom w:val="none" w:sz="0" w:space="0" w:color="auto"/>
                        <w:right w:val="none" w:sz="0" w:space="0" w:color="auto"/>
                      </w:divBdr>
                    </w:div>
                    <w:div w:id="379745642">
                      <w:marLeft w:val="0"/>
                      <w:marRight w:val="0"/>
                      <w:marTop w:val="0"/>
                      <w:marBottom w:val="0"/>
                      <w:divBdr>
                        <w:top w:val="none" w:sz="0" w:space="0" w:color="auto"/>
                        <w:left w:val="none" w:sz="0" w:space="0" w:color="auto"/>
                        <w:bottom w:val="none" w:sz="0" w:space="0" w:color="auto"/>
                        <w:right w:val="none" w:sz="0" w:space="0" w:color="auto"/>
                      </w:divBdr>
                    </w:div>
                    <w:div w:id="5127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230460">
          <w:marLeft w:val="0"/>
          <w:marRight w:val="0"/>
          <w:marTop w:val="180"/>
          <w:marBottom w:val="180"/>
          <w:divBdr>
            <w:top w:val="none" w:sz="0" w:space="0" w:color="auto"/>
            <w:left w:val="none" w:sz="0" w:space="0" w:color="auto"/>
            <w:bottom w:val="none" w:sz="0" w:space="0" w:color="auto"/>
            <w:right w:val="none" w:sz="0" w:space="0" w:color="auto"/>
          </w:divBdr>
          <w:divsChild>
            <w:div w:id="304315903">
              <w:marLeft w:val="0"/>
              <w:marRight w:val="0"/>
              <w:marTop w:val="0"/>
              <w:marBottom w:val="0"/>
              <w:divBdr>
                <w:top w:val="none" w:sz="0" w:space="0" w:color="auto"/>
                <w:left w:val="none" w:sz="0" w:space="0" w:color="auto"/>
                <w:bottom w:val="none" w:sz="0" w:space="0" w:color="auto"/>
                <w:right w:val="none" w:sz="0" w:space="0" w:color="auto"/>
              </w:divBdr>
              <w:divsChild>
                <w:div w:id="1294018186">
                  <w:marLeft w:val="0"/>
                  <w:marRight w:val="0"/>
                  <w:marTop w:val="0"/>
                  <w:marBottom w:val="0"/>
                  <w:divBdr>
                    <w:top w:val="none" w:sz="0" w:space="0" w:color="auto"/>
                    <w:left w:val="none" w:sz="0" w:space="0" w:color="auto"/>
                    <w:bottom w:val="none" w:sz="0" w:space="0" w:color="auto"/>
                    <w:right w:val="none" w:sz="0" w:space="0" w:color="auto"/>
                  </w:divBdr>
                </w:div>
              </w:divsChild>
            </w:div>
            <w:div w:id="1414859996">
              <w:marLeft w:val="0"/>
              <w:marRight w:val="0"/>
              <w:marTop w:val="0"/>
              <w:marBottom w:val="0"/>
              <w:divBdr>
                <w:top w:val="none" w:sz="0" w:space="0" w:color="auto"/>
                <w:left w:val="none" w:sz="0" w:space="0" w:color="auto"/>
                <w:bottom w:val="none" w:sz="0" w:space="0" w:color="auto"/>
                <w:right w:val="none" w:sz="0" w:space="0" w:color="auto"/>
              </w:divBdr>
            </w:div>
            <w:div w:id="1698463428">
              <w:marLeft w:val="0"/>
              <w:marRight w:val="0"/>
              <w:marTop w:val="0"/>
              <w:marBottom w:val="0"/>
              <w:divBdr>
                <w:top w:val="none" w:sz="0" w:space="0" w:color="auto"/>
                <w:left w:val="none" w:sz="0" w:space="0" w:color="auto"/>
                <w:bottom w:val="none" w:sz="0" w:space="0" w:color="auto"/>
                <w:right w:val="none" w:sz="0" w:space="0" w:color="auto"/>
              </w:divBdr>
              <w:divsChild>
                <w:div w:id="2095517805">
                  <w:marLeft w:val="0"/>
                  <w:marRight w:val="0"/>
                  <w:marTop w:val="0"/>
                  <w:marBottom w:val="0"/>
                  <w:divBdr>
                    <w:top w:val="none" w:sz="0" w:space="0" w:color="auto"/>
                    <w:left w:val="none" w:sz="0" w:space="0" w:color="auto"/>
                    <w:bottom w:val="none" w:sz="0" w:space="0" w:color="auto"/>
                    <w:right w:val="none" w:sz="0" w:space="0" w:color="auto"/>
                  </w:divBdr>
                  <w:divsChild>
                    <w:div w:id="1380713852">
                      <w:marLeft w:val="0"/>
                      <w:marRight w:val="0"/>
                      <w:marTop w:val="0"/>
                      <w:marBottom w:val="0"/>
                      <w:divBdr>
                        <w:top w:val="none" w:sz="0" w:space="0" w:color="auto"/>
                        <w:left w:val="none" w:sz="0" w:space="0" w:color="auto"/>
                        <w:bottom w:val="none" w:sz="0" w:space="0" w:color="auto"/>
                        <w:right w:val="none" w:sz="0" w:space="0" w:color="auto"/>
                      </w:divBdr>
                    </w:div>
                    <w:div w:id="1865285795">
                      <w:marLeft w:val="0"/>
                      <w:marRight w:val="0"/>
                      <w:marTop w:val="0"/>
                      <w:marBottom w:val="0"/>
                      <w:divBdr>
                        <w:top w:val="none" w:sz="0" w:space="0" w:color="auto"/>
                        <w:left w:val="none" w:sz="0" w:space="0" w:color="auto"/>
                        <w:bottom w:val="none" w:sz="0" w:space="0" w:color="auto"/>
                        <w:right w:val="none" w:sz="0" w:space="0" w:color="auto"/>
                      </w:divBdr>
                    </w:div>
                    <w:div w:id="2005814933">
                      <w:marLeft w:val="0"/>
                      <w:marRight w:val="0"/>
                      <w:marTop w:val="0"/>
                      <w:marBottom w:val="0"/>
                      <w:divBdr>
                        <w:top w:val="none" w:sz="0" w:space="0" w:color="auto"/>
                        <w:left w:val="none" w:sz="0" w:space="0" w:color="auto"/>
                        <w:bottom w:val="none" w:sz="0" w:space="0" w:color="auto"/>
                        <w:right w:val="none" w:sz="0" w:space="0" w:color="auto"/>
                      </w:divBdr>
                    </w:div>
                    <w:div w:id="979648093">
                      <w:marLeft w:val="0"/>
                      <w:marRight w:val="0"/>
                      <w:marTop w:val="0"/>
                      <w:marBottom w:val="0"/>
                      <w:divBdr>
                        <w:top w:val="none" w:sz="0" w:space="0" w:color="auto"/>
                        <w:left w:val="none" w:sz="0" w:space="0" w:color="auto"/>
                        <w:bottom w:val="none" w:sz="0" w:space="0" w:color="auto"/>
                        <w:right w:val="none" w:sz="0" w:space="0" w:color="auto"/>
                      </w:divBdr>
                    </w:div>
                    <w:div w:id="197396821">
                      <w:marLeft w:val="0"/>
                      <w:marRight w:val="0"/>
                      <w:marTop w:val="0"/>
                      <w:marBottom w:val="0"/>
                      <w:divBdr>
                        <w:top w:val="none" w:sz="0" w:space="0" w:color="auto"/>
                        <w:left w:val="none" w:sz="0" w:space="0" w:color="auto"/>
                        <w:bottom w:val="none" w:sz="0" w:space="0" w:color="auto"/>
                        <w:right w:val="none" w:sz="0" w:space="0" w:color="auto"/>
                      </w:divBdr>
                    </w:div>
                    <w:div w:id="473375901">
                      <w:marLeft w:val="0"/>
                      <w:marRight w:val="0"/>
                      <w:marTop w:val="0"/>
                      <w:marBottom w:val="0"/>
                      <w:divBdr>
                        <w:top w:val="none" w:sz="0" w:space="0" w:color="auto"/>
                        <w:left w:val="none" w:sz="0" w:space="0" w:color="auto"/>
                        <w:bottom w:val="none" w:sz="0" w:space="0" w:color="auto"/>
                        <w:right w:val="none" w:sz="0" w:space="0" w:color="auto"/>
                      </w:divBdr>
                    </w:div>
                    <w:div w:id="617223374">
                      <w:marLeft w:val="0"/>
                      <w:marRight w:val="0"/>
                      <w:marTop w:val="0"/>
                      <w:marBottom w:val="0"/>
                      <w:divBdr>
                        <w:top w:val="none" w:sz="0" w:space="0" w:color="auto"/>
                        <w:left w:val="none" w:sz="0" w:space="0" w:color="auto"/>
                        <w:bottom w:val="none" w:sz="0" w:space="0" w:color="auto"/>
                        <w:right w:val="none" w:sz="0" w:space="0" w:color="auto"/>
                      </w:divBdr>
                    </w:div>
                    <w:div w:id="1111436055">
                      <w:marLeft w:val="0"/>
                      <w:marRight w:val="0"/>
                      <w:marTop w:val="0"/>
                      <w:marBottom w:val="0"/>
                      <w:divBdr>
                        <w:top w:val="none" w:sz="0" w:space="0" w:color="auto"/>
                        <w:left w:val="none" w:sz="0" w:space="0" w:color="auto"/>
                        <w:bottom w:val="none" w:sz="0" w:space="0" w:color="auto"/>
                        <w:right w:val="none" w:sz="0" w:space="0" w:color="auto"/>
                      </w:divBdr>
                    </w:div>
                    <w:div w:id="571622604">
                      <w:marLeft w:val="0"/>
                      <w:marRight w:val="0"/>
                      <w:marTop w:val="0"/>
                      <w:marBottom w:val="0"/>
                      <w:divBdr>
                        <w:top w:val="none" w:sz="0" w:space="0" w:color="auto"/>
                        <w:left w:val="none" w:sz="0" w:space="0" w:color="auto"/>
                        <w:bottom w:val="none" w:sz="0" w:space="0" w:color="auto"/>
                        <w:right w:val="none" w:sz="0" w:space="0" w:color="auto"/>
                      </w:divBdr>
                    </w:div>
                    <w:div w:id="1650867706">
                      <w:marLeft w:val="0"/>
                      <w:marRight w:val="0"/>
                      <w:marTop w:val="0"/>
                      <w:marBottom w:val="0"/>
                      <w:divBdr>
                        <w:top w:val="none" w:sz="0" w:space="0" w:color="auto"/>
                        <w:left w:val="none" w:sz="0" w:space="0" w:color="auto"/>
                        <w:bottom w:val="none" w:sz="0" w:space="0" w:color="auto"/>
                        <w:right w:val="none" w:sz="0" w:space="0" w:color="auto"/>
                      </w:divBdr>
                    </w:div>
                    <w:div w:id="1051225463">
                      <w:marLeft w:val="0"/>
                      <w:marRight w:val="0"/>
                      <w:marTop w:val="0"/>
                      <w:marBottom w:val="0"/>
                      <w:divBdr>
                        <w:top w:val="none" w:sz="0" w:space="0" w:color="auto"/>
                        <w:left w:val="none" w:sz="0" w:space="0" w:color="auto"/>
                        <w:bottom w:val="none" w:sz="0" w:space="0" w:color="auto"/>
                        <w:right w:val="none" w:sz="0" w:space="0" w:color="auto"/>
                      </w:divBdr>
                    </w:div>
                    <w:div w:id="130875740">
                      <w:marLeft w:val="0"/>
                      <w:marRight w:val="0"/>
                      <w:marTop w:val="0"/>
                      <w:marBottom w:val="0"/>
                      <w:divBdr>
                        <w:top w:val="none" w:sz="0" w:space="0" w:color="auto"/>
                        <w:left w:val="none" w:sz="0" w:space="0" w:color="auto"/>
                        <w:bottom w:val="none" w:sz="0" w:space="0" w:color="auto"/>
                        <w:right w:val="none" w:sz="0" w:space="0" w:color="auto"/>
                      </w:divBdr>
                    </w:div>
                    <w:div w:id="582378556">
                      <w:marLeft w:val="0"/>
                      <w:marRight w:val="0"/>
                      <w:marTop w:val="0"/>
                      <w:marBottom w:val="0"/>
                      <w:divBdr>
                        <w:top w:val="none" w:sz="0" w:space="0" w:color="auto"/>
                        <w:left w:val="none" w:sz="0" w:space="0" w:color="auto"/>
                        <w:bottom w:val="none" w:sz="0" w:space="0" w:color="auto"/>
                        <w:right w:val="none" w:sz="0" w:space="0" w:color="auto"/>
                      </w:divBdr>
                    </w:div>
                    <w:div w:id="1892615087">
                      <w:marLeft w:val="0"/>
                      <w:marRight w:val="0"/>
                      <w:marTop w:val="0"/>
                      <w:marBottom w:val="0"/>
                      <w:divBdr>
                        <w:top w:val="none" w:sz="0" w:space="0" w:color="auto"/>
                        <w:left w:val="none" w:sz="0" w:space="0" w:color="auto"/>
                        <w:bottom w:val="none" w:sz="0" w:space="0" w:color="auto"/>
                        <w:right w:val="none" w:sz="0" w:space="0" w:color="auto"/>
                      </w:divBdr>
                    </w:div>
                    <w:div w:id="1372460461">
                      <w:marLeft w:val="0"/>
                      <w:marRight w:val="0"/>
                      <w:marTop w:val="0"/>
                      <w:marBottom w:val="0"/>
                      <w:divBdr>
                        <w:top w:val="none" w:sz="0" w:space="0" w:color="auto"/>
                        <w:left w:val="none" w:sz="0" w:space="0" w:color="auto"/>
                        <w:bottom w:val="none" w:sz="0" w:space="0" w:color="auto"/>
                        <w:right w:val="none" w:sz="0" w:space="0" w:color="auto"/>
                      </w:divBdr>
                    </w:div>
                    <w:div w:id="581110388">
                      <w:marLeft w:val="0"/>
                      <w:marRight w:val="0"/>
                      <w:marTop w:val="0"/>
                      <w:marBottom w:val="0"/>
                      <w:divBdr>
                        <w:top w:val="none" w:sz="0" w:space="0" w:color="auto"/>
                        <w:left w:val="none" w:sz="0" w:space="0" w:color="auto"/>
                        <w:bottom w:val="none" w:sz="0" w:space="0" w:color="auto"/>
                        <w:right w:val="none" w:sz="0" w:space="0" w:color="auto"/>
                      </w:divBdr>
                    </w:div>
                    <w:div w:id="410856247">
                      <w:marLeft w:val="0"/>
                      <w:marRight w:val="0"/>
                      <w:marTop w:val="0"/>
                      <w:marBottom w:val="0"/>
                      <w:divBdr>
                        <w:top w:val="none" w:sz="0" w:space="0" w:color="auto"/>
                        <w:left w:val="none" w:sz="0" w:space="0" w:color="auto"/>
                        <w:bottom w:val="none" w:sz="0" w:space="0" w:color="auto"/>
                        <w:right w:val="none" w:sz="0" w:space="0" w:color="auto"/>
                      </w:divBdr>
                    </w:div>
                  </w:divsChild>
                </w:div>
                <w:div w:id="1066028193">
                  <w:marLeft w:val="0"/>
                  <w:marRight w:val="0"/>
                  <w:marTop w:val="0"/>
                  <w:marBottom w:val="0"/>
                  <w:divBdr>
                    <w:top w:val="none" w:sz="0" w:space="0" w:color="auto"/>
                    <w:left w:val="none" w:sz="0" w:space="0" w:color="auto"/>
                    <w:bottom w:val="none" w:sz="0" w:space="0" w:color="auto"/>
                    <w:right w:val="none" w:sz="0" w:space="0" w:color="auto"/>
                  </w:divBdr>
                  <w:divsChild>
                    <w:div w:id="860582887">
                      <w:marLeft w:val="0"/>
                      <w:marRight w:val="0"/>
                      <w:marTop w:val="0"/>
                      <w:marBottom w:val="0"/>
                      <w:divBdr>
                        <w:top w:val="none" w:sz="0" w:space="0" w:color="auto"/>
                        <w:left w:val="none" w:sz="0" w:space="0" w:color="auto"/>
                        <w:bottom w:val="none" w:sz="0" w:space="0" w:color="auto"/>
                        <w:right w:val="none" w:sz="0" w:space="0" w:color="auto"/>
                      </w:divBdr>
                    </w:div>
                    <w:div w:id="233587810">
                      <w:marLeft w:val="0"/>
                      <w:marRight w:val="0"/>
                      <w:marTop w:val="0"/>
                      <w:marBottom w:val="0"/>
                      <w:divBdr>
                        <w:top w:val="none" w:sz="0" w:space="0" w:color="auto"/>
                        <w:left w:val="none" w:sz="0" w:space="0" w:color="auto"/>
                        <w:bottom w:val="none" w:sz="0" w:space="0" w:color="auto"/>
                        <w:right w:val="none" w:sz="0" w:space="0" w:color="auto"/>
                      </w:divBdr>
                    </w:div>
                    <w:div w:id="1977563317">
                      <w:marLeft w:val="0"/>
                      <w:marRight w:val="0"/>
                      <w:marTop w:val="0"/>
                      <w:marBottom w:val="0"/>
                      <w:divBdr>
                        <w:top w:val="none" w:sz="0" w:space="0" w:color="auto"/>
                        <w:left w:val="none" w:sz="0" w:space="0" w:color="auto"/>
                        <w:bottom w:val="none" w:sz="0" w:space="0" w:color="auto"/>
                        <w:right w:val="none" w:sz="0" w:space="0" w:color="auto"/>
                      </w:divBdr>
                    </w:div>
                    <w:div w:id="181480855">
                      <w:marLeft w:val="0"/>
                      <w:marRight w:val="0"/>
                      <w:marTop w:val="0"/>
                      <w:marBottom w:val="0"/>
                      <w:divBdr>
                        <w:top w:val="none" w:sz="0" w:space="0" w:color="auto"/>
                        <w:left w:val="none" w:sz="0" w:space="0" w:color="auto"/>
                        <w:bottom w:val="none" w:sz="0" w:space="0" w:color="auto"/>
                        <w:right w:val="none" w:sz="0" w:space="0" w:color="auto"/>
                      </w:divBdr>
                    </w:div>
                    <w:div w:id="283777650">
                      <w:marLeft w:val="0"/>
                      <w:marRight w:val="0"/>
                      <w:marTop w:val="0"/>
                      <w:marBottom w:val="0"/>
                      <w:divBdr>
                        <w:top w:val="none" w:sz="0" w:space="0" w:color="auto"/>
                        <w:left w:val="none" w:sz="0" w:space="0" w:color="auto"/>
                        <w:bottom w:val="none" w:sz="0" w:space="0" w:color="auto"/>
                        <w:right w:val="none" w:sz="0" w:space="0" w:color="auto"/>
                      </w:divBdr>
                    </w:div>
                    <w:div w:id="554390154">
                      <w:marLeft w:val="0"/>
                      <w:marRight w:val="0"/>
                      <w:marTop w:val="0"/>
                      <w:marBottom w:val="0"/>
                      <w:divBdr>
                        <w:top w:val="none" w:sz="0" w:space="0" w:color="auto"/>
                        <w:left w:val="none" w:sz="0" w:space="0" w:color="auto"/>
                        <w:bottom w:val="none" w:sz="0" w:space="0" w:color="auto"/>
                        <w:right w:val="none" w:sz="0" w:space="0" w:color="auto"/>
                      </w:divBdr>
                    </w:div>
                    <w:div w:id="613513336">
                      <w:marLeft w:val="0"/>
                      <w:marRight w:val="0"/>
                      <w:marTop w:val="0"/>
                      <w:marBottom w:val="0"/>
                      <w:divBdr>
                        <w:top w:val="none" w:sz="0" w:space="0" w:color="auto"/>
                        <w:left w:val="none" w:sz="0" w:space="0" w:color="auto"/>
                        <w:bottom w:val="none" w:sz="0" w:space="0" w:color="auto"/>
                        <w:right w:val="none" w:sz="0" w:space="0" w:color="auto"/>
                      </w:divBdr>
                    </w:div>
                    <w:div w:id="1117481363">
                      <w:marLeft w:val="0"/>
                      <w:marRight w:val="0"/>
                      <w:marTop w:val="0"/>
                      <w:marBottom w:val="0"/>
                      <w:divBdr>
                        <w:top w:val="none" w:sz="0" w:space="0" w:color="auto"/>
                        <w:left w:val="none" w:sz="0" w:space="0" w:color="auto"/>
                        <w:bottom w:val="none" w:sz="0" w:space="0" w:color="auto"/>
                        <w:right w:val="none" w:sz="0" w:space="0" w:color="auto"/>
                      </w:divBdr>
                    </w:div>
                    <w:div w:id="1583368060">
                      <w:marLeft w:val="0"/>
                      <w:marRight w:val="0"/>
                      <w:marTop w:val="0"/>
                      <w:marBottom w:val="0"/>
                      <w:divBdr>
                        <w:top w:val="none" w:sz="0" w:space="0" w:color="auto"/>
                        <w:left w:val="none" w:sz="0" w:space="0" w:color="auto"/>
                        <w:bottom w:val="none" w:sz="0" w:space="0" w:color="auto"/>
                        <w:right w:val="none" w:sz="0" w:space="0" w:color="auto"/>
                      </w:divBdr>
                    </w:div>
                    <w:div w:id="2063627639">
                      <w:marLeft w:val="0"/>
                      <w:marRight w:val="0"/>
                      <w:marTop w:val="0"/>
                      <w:marBottom w:val="0"/>
                      <w:divBdr>
                        <w:top w:val="none" w:sz="0" w:space="0" w:color="auto"/>
                        <w:left w:val="none" w:sz="0" w:space="0" w:color="auto"/>
                        <w:bottom w:val="none" w:sz="0" w:space="0" w:color="auto"/>
                        <w:right w:val="none" w:sz="0" w:space="0" w:color="auto"/>
                      </w:divBdr>
                    </w:div>
                    <w:div w:id="193543536">
                      <w:marLeft w:val="0"/>
                      <w:marRight w:val="0"/>
                      <w:marTop w:val="0"/>
                      <w:marBottom w:val="0"/>
                      <w:divBdr>
                        <w:top w:val="none" w:sz="0" w:space="0" w:color="auto"/>
                        <w:left w:val="none" w:sz="0" w:space="0" w:color="auto"/>
                        <w:bottom w:val="none" w:sz="0" w:space="0" w:color="auto"/>
                        <w:right w:val="none" w:sz="0" w:space="0" w:color="auto"/>
                      </w:divBdr>
                    </w:div>
                    <w:div w:id="507183191">
                      <w:marLeft w:val="0"/>
                      <w:marRight w:val="0"/>
                      <w:marTop w:val="0"/>
                      <w:marBottom w:val="0"/>
                      <w:divBdr>
                        <w:top w:val="none" w:sz="0" w:space="0" w:color="auto"/>
                        <w:left w:val="none" w:sz="0" w:space="0" w:color="auto"/>
                        <w:bottom w:val="none" w:sz="0" w:space="0" w:color="auto"/>
                        <w:right w:val="none" w:sz="0" w:space="0" w:color="auto"/>
                      </w:divBdr>
                    </w:div>
                    <w:div w:id="253100166">
                      <w:marLeft w:val="0"/>
                      <w:marRight w:val="0"/>
                      <w:marTop w:val="0"/>
                      <w:marBottom w:val="0"/>
                      <w:divBdr>
                        <w:top w:val="none" w:sz="0" w:space="0" w:color="auto"/>
                        <w:left w:val="none" w:sz="0" w:space="0" w:color="auto"/>
                        <w:bottom w:val="none" w:sz="0" w:space="0" w:color="auto"/>
                        <w:right w:val="none" w:sz="0" w:space="0" w:color="auto"/>
                      </w:divBdr>
                    </w:div>
                    <w:div w:id="287708980">
                      <w:marLeft w:val="0"/>
                      <w:marRight w:val="0"/>
                      <w:marTop w:val="0"/>
                      <w:marBottom w:val="0"/>
                      <w:divBdr>
                        <w:top w:val="none" w:sz="0" w:space="0" w:color="auto"/>
                        <w:left w:val="none" w:sz="0" w:space="0" w:color="auto"/>
                        <w:bottom w:val="none" w:sz="0" w:space="0" w:color="auto"/>
                        <w:right w:val="none" w:sz="0" w:space="0" w:color="auto"/>
                      </w:divBdr>
                    </w:div>
                    <w:div w:id="778136916">
                      <w:marLeft w:val="0"/>
                      <w:marRight w:val="0"/>
                      <w:marTop w:val="0"/>
                      <w:marBottom w:val="0"/>
                      <w:divBdr>
                        <w:top w:val="none" w:sz="0" w:space="0" w:color="auto"/>
                        <w:left w:val="none" w:sz="0" w:space="0" w:color="auto"/>
                        <w:bottom w:val="none" w:sz="0" w:space="0" w:color="auto"/>
                        <w:right w:val="none" w:sz="0" w:space="0" w:color="auto"/>
                      </w:divBdr>
                    </w:div>
                    <w:div w:id="1511481660">
                      <w:marLeft w:val="0"/>
                      <w:marRight w:val="0"/>
                      <w:marTop w:val="0"/>
                      <w:marBottom w:val="0"/>
                      <w:divBdr>
                        <w:top w:val="none" w:sz="0" w:space="0" w:color="auto"/>
                        <w:left w:val="none" w:sz="0" w:space="0" w:color="auto"/>
                        <w:bottom w:val="none" w:sz="0" w:space="0" w:color="auto"/>
                        <w:right w:val="none" w:sz="0" w:space="0" w:color="auto"/>
                      </w:divBdr>
                    </w:div>
                    <w:div w:id="175285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810162">
          <w:marLeft w:val="0"/>
          <w:marRight w:val="0"/>
          <w:marTop w:val="180"/>
          <w:marBottom w:val="180"/>
          <w:divBdr>
            <w:top w:val="none" w:sz="0" w:space="0" w:color="auto"/>
            <w:left w:val="none" w:sz="0" w:space="0" w:color="auto"/>
            <w:bottom w:val="none" w:sz="0" w:space="0" w:color="auto"/>
            <w:right w:val="none" w:sz="0" w:space="0" w:color="auto"/>
          </w:divBdr>
          <w:divsChild>
            <w:div w:id="473986967">
              <w:marLeft w:val="0"/>
              <w:marRight w:val="0"/>
              <w:marTop w:val="0"/>
              <w:marBottom w:val="0"/>
              <w:divBdr>
                <w:top w:val="none" w:sz="0" w:space="0" w:color="auto"/>
                <w:left w:val="none" w:sz="0" w:space="0" w:color="auto"/>
                <w:bottom w:val="none" w:sz="0" w:space="0" w:color="auto"/>
                <w:right w:val="none" w:sz="0" w:space="0" w:color="auto"/>
              </w:divBdr>
              <w:divsChild>
                <w:div w:id="1851220476">
                  <w:marLeft w:val="0"/>
                  <w:marRight w:val="0"/>
                  <w:marTop w:val="0"/>
                  <w:marBottom w:val="0"/>
                  <w:divBdr>
                    <w:top w:val="none" w:sz="0" w:space="0" w:color="auto"/>
                    <w:left w:val="none" w:sz="0" w:space="0" w:color="auto"/>
                    <w:bottom w:val="none" w:sz="0" w:space="0" w:color="auto"/>
                    <w:right w:val="none" w:sz="0" w:space="0" w:color="auto"/>
                  </w:divBdr>
                </w:div>
              </w:divsChild>
            </w:div>
            <w:div w:id="158812859">
              <w:marLeft w:val="0"/>
              <w:marRight w:val="0"/>
              <w:marTop w:val="0"/>
              <w:marBottom w:val="0"/>
              <w:divBdr>
                <w:top w:val="none" w:sz="0" w:space="0" w:color="auto"/>
                <w:left w:val="none" w:sz="0" w:space="0" w:color="auto"/>
                <w:bottom w:val="none" w:sz="0" w:space="0" w:color="auto"/>
                <w:right w:val="none" w:sz="0" w:space="0" w:color="auto"/>
              </w:divBdr>
            </w:div>
            <w:div w:id="1930849534">
              <w:marLeft w:val="0"/>
              <w:marRight w:val="0"/>
              <w:marTop w:val="0"/>
              <w:marBottom w:val="0"/>
              <w:divBdr>
                <w:top w:val="none" w:sz="0" w:space="0" w:color="auto"/>
                <w:left w:val="none" w:sz="0" w:space="0" w:color="auto"/>
                <w:bottom w:val="none" w:sz="0" w:space="0" w:color="auto"/>
                <w:right w:val="none" w:sz="0" w:space="0" w:color="auto"/>
              </w:divBdr>
              <w:divsChild>
                <w:div w:id="1647279490">
                  <w:marLeft w:val="0"/>
                  <w:marRight w:val="0"/>
                  <w:marTop w:val="0"/>
                  <w:marBottom w:val="0"/>
                  <w:divBdr>
                    <w:top w:val="none" w:sz="0" w:space="0" w:color="auto"/>
                    <w:left w:val="none" w:sz="0" w:space="0" w:color="auto"/>
                    <w:bottom w:val="none" w:sz="0" w:space="0" w:color="auto"/>
                    <w:right w:val="none" w:sz="0" w:space="0" w:color="auto"/>
                  </w:divBdr>
                  <w:divsChild>
                    <w:div w:id="336006743">
                      <w:marLeft w:val="0"/>
                      <w:marRight w:val="0"/>
                      <w:marTop w:val="0"/>
                      <w:marBottom w:val="0"/>
                      <w:divBdr>
                        <w:top w:val="none" w:sz="0" w:space="0" w:color="auto"/>
                        <w:left w:val="none" w:sz="0" w:space="0" w:color="auto"/>
                        <w:bottom w:val="none" w:sz="0" w:space="0" w:color="auto"/>
                        <w:right w:val="none" w:sz="0" w:space="0" w:color="auto"/>
                      </w:divBdr>
                    </w:div>
                    <w:div w:id="763379306">
                      <w:marLeft w:val="0"/>
                      <w:marRight w:val="0"/>
                      <w:marTop w:val="0"/>
                      <w:marBottom w:val="0"/>
                      <w:divBdr>
                        <w:top w:val="none" w:sz="0" w:space="0" w:color="auto"/>
                        <w:left w:val="none" w:sz="0" w:space="0" w:color="auto"/>
                        <w:bottom w:val="none" w:sz="0" w:space="0" w:color="auto"/>
                        <w:right w:val="none" w:sz="0" w:space="0" w:color="auto"/>
                      </w:divBdr>
                    </w:div>
                    <w:div w:id="308438224">
                      <w:marLeft w:val="0"/>
                      <w:marRight w:val="0"/>
                      <w:marTop w:val="0"/>
                      <w:marBottom w:val="0"/>
                      <w:divBdr>
                        <w:top w:val="none" w:sz="0" w:space="0" w:color="auto"/>
                        <w:left w:val="none" w:sz="0" w:space="0" w:color="auto"/>
                        <w:bottom w:val="none" w:sz="0" w:space="0" w:color="auto"/>
                        <w:right w:val="none" w:sz="0" w:space="0" w:color="auto"/>
                      </w:divBdr>
                    </w:div>
                    <w:div w:id="677201091">
                      <w:marLeft w:val="0"/>
                      <w:marRight w:val="0"/>
                      <w:marTop w:val="0"/>
                      <w:marBottom w:val="0"/>
                      <w:divBdr>
                        <w:top w:val="none" w:sz="0" w:space="0" w:color="auto"/>
                        <w:left w:val="none" w:sz="0" w:space="0" w:color="auto"/>
                        <w:bottom w:val="none" w:sz="0" w:space="0" w:color="auto"/>
                        <w:right w:val="none" w:sz="0" w:space="0" w:color="auto"/>
                      </w:divBdr>
                    </w:div>
                    <w:div w:id="285625145">
                      <w:marLeft w:val="0"/>
                      <w:marRight w:val="0"/>
                      <w:marTop w:val="0"/>
                      <w:marBottom w:val="0"/>
                      <w:divBdr>
                        <w:top w:val="none" w:sz="0" w:space="0" w:color="auto"/>
                        <w:left w:val="none" w:sz="0" w:space="0" w:color="auto"/>
                        <w:bottom w:val="none" w:sz="0" w:space="0" w:color="auto"/>
                        <w:right w:val="none" w:sz="0" w:space="0" w:color="auto"/>
                      </w:divBdr>
                    </w:div>
                    <w:div w:id="1726682935">
                      <w:marLeft w:val="0"/>
                      <w:marRight w:val="0"/>
                      <w:marTop w:val="0"/>
                      <w:marBottom w:val="0"/>
                      <w:divBdr>
                        <w:top w:val="none" w:sz="0" w:space="0" w:color="auto"/>
                        <w:left w:val="none" w:sz="0" w:space="0" w:color="auto"/>
                        <w:bottom w:val="none" w:sz="0" w:space="0" w:color="auto"/>
                        <w:right w:val="none" w:sz="0" w:space="0" w:color="auto"/>
                      </w:divBdr>
                    </w:div>
                    <w:div w:id="581570488">
                      <w:marLeft w:val="0"/>
                      <w:marRight w:val="0"/>
                      <w:marTop w:val="0"/>
                      <w:marBottom w:val="0"/>
                      <w:divBdr>
                        <w:top w:val="none" w:sz="0" w:space="0" w:color="auto"/>
                        <w:left w:val="none" w:sz="0" w:space="0" w:color="auto"/>
                        <w:bottom w:val="none" w:sz="0" w:space="0" w:color="auto"/>
                        <w:right w:val="none" w:sz="0" w:space="0" w:color="auto"/>
                      </w:divBdr>
                    </w:div>
                    <w:div w:id="250937689">
                      <w:marLeft w:val="0"/>
                      <w:marRight w:val="0"/>
                      <w:marTop w:val="0"/>
                      <w:marBottom w:val="0"/>
                      <w:divBdr>
                        <w:top w:val="none" w:sz="0" w:space="0" w:color="auto"/>
                        <w:left w:val="none" w:sz="0" w:space="0" w:color="auto"/>
                        <w:bottom w:val="none" w:sz="0" w:space="0" w:color="auto"/>
                        <w:right w:val="none" w:sz="0" w:space="0" w:color="auto"/>
                      </w:divBdr>
                    </w:div>
                    <w:div w:id="1070734008">
                      <w:marLeft w:val="0"/>
                      <w:marRight w:val="0"/>
                      <w:marTop w:val="0"/>
                      <w:marBottom w:val="0"/>
                      <w:divBdr>
                        <w:top w:val="none" w:sz="0" w:space="0" w:color="auto"/>
                        <w:left w:val="none" w:sz="0" w:space="0" w:color="auto"/>
                        <w:bottom w:val="none" w:sz="0" w:space="0" w:color="auto"/>
                        <w:right w:val="none" w:sz="0" w:space="0" w:color="auto"/>
                      </w:divBdr>
                    </w:div>
                    <w:div w:id="285234882">
                      <w:marLeft w:val="0"/>
                      <w:marRight w:val="0"/>
                      <w:marTop w:val="0"/>
                      <w:marBottom w:val="0"/>
                      <w:divBdr>
                        <w:top w:val="none" w:sz="0" w:space="0" w:color="auto"/>
                        <w:left w:val="none" w:sz="0" w:space="0" w:color="auto"/>
                        <w:bottom w:val="none" w:sz="0" w:space="0" w:color="auto"/>
                        <w:right w:val="none" w:sz="0" w:space="0" w:color="auto"/>
                      </w:divBdr>
                    </w:div>
                    <w:div w:id="1753316121">
                      <w:marLeft w:val="0"/>
                      <w:marRight w:val="0"/>
                      <w:marTop w:val="0"/>
                      <w:marBottom w:val="0"/>
                      <w:divBdr>
                        <w:top w:val="none" w:sz="0" w:space="0" w:color="auto"/>
                        <w:left w:val="none" w:sz="0" w:space="0" w:color="auto"/>
                        <w:bottom w:val="none" w:sz="0" w:space="0" w:color="auto"/>
                        <w:right w:val="none" w:sz="0" w:space="0" w:color="auto"/>
                      </w:divBdr>
                    </w:div>
                    <w:div w:id="160045746">
                      <w:marLeft w:val="0"/>
                      <w:marRight w:val="0"/>
                      <w:marTop w:val="0"/>
                      <w:marBottom w:val="0"/>
                      <w:divBdr>
                        <w:top w:val="none" w:sz="0" w:space="0" w:color="auto"/>
                        <w:left w:val="none" w:sz="0" w:space="0" w:color="auto"/>
                        <w:bottom w:val="none" w:sz="0" w:space="0" w:color="auto"/>
                        <w:right w:val="none" w:sz="0" w:space="0" w:color="auto"/>
                      </w:divBdr>
                    </w:div>
                    <w:div w:id="837430496">
                      <w:marLeft w:val="0"/>
                      <w:marRight w:val="0"/>
                      <w:marTop w:val="0"/>
                      <w:marBottom w:val="0"/>
                      <w:divBdr>
                        <w:top w:val="none" w:sz="0" w:space="0" w:color="auto"/>
                        <w:left w:val="none" w:sz="0" w:space="0" w:color="auto"/>
                        <w:bottom w:val="none" w:sz="0" w:space="0" w:color="auto"/>
                        <w:right w:val="none" w:sz="0" w:space="0" w:color="auto"/>
                      </w:divBdr>
                    </w:div>
                    <w:div w:id="336659998">
                      <w:marLeft w:val="0"/>
                      <w:marRight w:val="0"/>
                      <w:marTop w:val="0"/>
                      <w:marBottom w:val="0"/>
                      <w:divBdr>
                        <w:top w:val="none" w:sz="0" w:space="0" w:color="auto"/>
                        <w:left w:val="none" w:sz="0" w:space="0" w:color="auto"/>
                        <w:bottom w:val="none" w:sz="0" w:space="0" w:color="auto"/>
                        <w:right w:val="none" w:sz="0" w:space="0" w:color="auto"/>
                      </w:divBdr>
                    </w:div>
                    <w:div w:id="831026280">
                      <w:marLeft w:val="0"/>
                      <w:marRight w:val="0"/>
                      <w:marTop w:val="0"/>
                      <w:marBottom w:val="0"/>
                      <w:divBdr>
                        <w:top w:val="none" w:sz="0" w:space="0" w:color="auto"/>
                        <w:left w:val="none" w:sz="0" w:space="0" w:color="auto"/>
                        <w:bottom w:val="none" w:sz="0" w:space="0" w:color="auto"/>
                        <w:right w:val="none" w:sz="0" w:space="0" w:color="auto"/>
                      </w:divBdr>
                    </w:div>
                    <w:div w:id="1450663196">
                      <w:marLeft w:val="0"/>
                      <w:marRight w:val="0"/>
                      <w:marTop w:val="0"/>
                      <w:marBottom w:val="0"/>
                      <w:divBdr>
                        <w:top w:val="none" w:sz="0" w:space="0" w:color="auto"/>
                        <w:left w:val="none" w:sz="0" w:space="0" w:color="auto"/>
                        <w:bottom w:val="none" w:sz="0" w:space="0" w:color="auto"/>
                        <w:right w:val="none" w:sz="0" w:space="0" w:color="auto"/>
                      </w:divBdr>
                    </w:div>
                    <w:div w:id="801116134">
                      <w:marLeft w:val="0"/>
                      <w:marRight w:val="0"/>
                      <w:marTop w:val="0"/>
                      <w:marBottom w:val="0"/>
                      <w:divBdr>
                        <w:top w:val="none" w:sz="0" w:space="0" w:color="auto"/>
                        <w:left w:val="none" w:sz="0" w:space="0" w:color="auto"/>
                        <w:bottom w:val="none" w:sz="0" w:space="0" w:color="auto"/>
                        <w:right w:val="none" w:sz="0" w:space="0" w:color="auto"/>
                      </w:divBdr>
                    </w:div>
                    <w:div w:id="154731106">
                      <w:marLeft w:val="0"/>
                      <w:marRight w:val="0"/>
                      <w:marTop w:val="0"/>
                      <w:marBottom w:val="0"/>
                      <w:divBdr>
                        <w:top w:val="none" w:sz="0" w:space="0" w:color="auto"/>
                        <w:left w:val="none" w:sz="0" w:space="0" w:color="auto"/>
                        <w:bottom w:val="none" w:sz="0" w:space="0" w:color="auto"/>
                        <w:right w:val="none" w:sz="0" w:space="0" w:color="auto"/>
                      </w:divBdr>
                    </w:div>
                    <w:div w:id="1680619304">
                      <w:marLeft w:val="0"/>
                      <w:marRight w:val="0"/>
                      <w:marTop w:val="0"/>
                      <w:marBottom w:val="0"/>
                      <w:divBdr>
                        <w:top w:val="none" w:sz="0" w:space="0" w:color="auto"/>
                        <w:left w:val="none" w:sz="0" w:space="0" w:color="auto"/>
                        <w:bottom w:val="none" w:sz="0" w:space="0" w:color="auto"/>
                        <w:right w:val="none" w:sz="0" w:space="0" w:color="auto"/>
                      </w:divBdr>
                    </w:div>
                    <w:div w:id="167673701">
                      <w:marLeft w:val="0"/>
                      <w:marRight w:val="0"/>
                      <w:marTop w:val="0"/>
                      <w:marBottom w:val="0"/>
                      <w:divBdr>
                        <w:top w:val="none" w:sz="0" w:space="0" w:color="auto"/>
                        <w:left w:val="none" w:sz="0" w:space="0" w:color="auto"/>
                        <w:bottom w:val="none" w:sz="0" w:space="0" w:color="auto"/>
                        <w:right w:val="none" w:sz="0" w:space="0" w:color="auto"/>
                      </w:divBdr>
                    </w:div>
                    <w:div w:id="1692606481">
                      <w:marLeft w:val="0"/>
                      <w:marRight w:val="0"/>
                      <w:marTop w:val="0"/>
                      <w:marBottom w:val="0"/>
                      <w:divBdr>
                        <w:top w:val="none" w:sz="0" w:space="0" w:color="auto"/>
                        <w:left w:val="none" w:sz="0" w:space="0" w:color="auto"/>
                        <w:bottom w:val="none" w:sz="0" w:space="0" w:color="auto"/>
                        <w:right w:val="none" w:sz="0" w:space="0" w:color="auto"/>
                      </w:divBdr>
                    </w:div>
                    <w:div w:id="1244990249">
                      <w:marLeft w:val="0"/>
                      <w:marRight w:val="0"/>
                      <w:marTop w:val="0"/>
                      <w:marBottom w:val="0"/>
                      <w:divBdr>
                        <w:top w:val="none" w:sz="0" w:space="0" w:color="auto"/>
                        <w:left w:val="none" w:sz="0" w:space="0" w:color="auto"/>
                        <w:bottom w:val="none" w:sz="0" w:space="0" w:color="auto"/>
                        <w:right w:val="none" w:sz="0" w:space="0" w:color="auto"/>
                      </w:divBdr>
                    </w:div>
                    <w:div w:id="576748842">
                      <w:marLeft w:val="0"/>
                      <w:marRight w:val="0"/>
                      <w:marTop w:val="0"/>
                      <w:marBottom w:val="0"/>
                      <w:divBdr>
                        <w:top w:val="none" w:sz="0" w:space="0" w:color="auto"/>
                        <w:left w:val="none" w:sz="0" w:space="0" w:color="auto"/>
                        <w:bottom w:val="none" w:sz="0" w:space="0" w:color="auto"/>
                        <w:right w:val="none" w:sz="0" w:space="0" w:color="auto"/>
                      </w:divBdr>
                    </w:div>
                  </w:divsChild>
                </w:div>
                <w:div w:id="1425028957">
                  <w:marLeft w:val="0"/>
                  <w:marRight w:val="0"/>
                  <w:marTop w:val="0"/>
                  <w:marBottom w:val="0"/>
                  <w:divBdr>
                    <w:top w:val="none" w:sz="0" w:space="0" w:color="auto"/>
                    <w:left w:val="none" w:sz="0" w:space="0" w:color="auto"/>
                    <w:bottom w:val="none" w:sz="0" w:space="0" w:color="auto"/>
                    <w:right w:val="none" w:sz="0" w:space="0" w:color="auto"/>
                  </w:divBdr>
                  <w:divsChild>
                    <w:div w:id="127434359">
                      <w:marLeft w:val="0"/>
                      <w:marRight w:val="0"/>
                      <w:marTop w:val="0"/>
                      <w:marBottom w:val="0"/>
                      <w:divBdr>
                        <w:top w:val="none" w:sz="0" w:space="0" w:color="auto"/>
                        <w:left w:val="none" w:sz="0" w:space="0" w:color="auto"/>
                        <w:bottom w:val="none" w:sz="0" w:space="0" w:color="auto"/>
                        <w:right w:val="none" w:sz="0" w:space="0" w:color="auto"/>
                      </w:divBdr>
                    </w:div>
                    <w:div w:id="1117067337">
                      <w:marLeft w:val="0"/>
                      <w:marRight w:val="0"/>
                      <w:marTop w:val="0"/>
                      <w:marBottom w:val="0"/>
                      <w:divBdr>
                        <w:top w:val="none" w:sz="0" w:space="0" w:color="auto"/>
                        <w:left w:val="none" w:sz="0" w:space="0" w:color="auto"/>
                        <w:bottom w:val="none" w:sz="0" w:space="0" w:color="auto"/>
                        <w:right w:val="none" w:sz="0" w:space="0" w:color="auto"/>
                      </w:divBdr>
                    </w:div>
                    <w:div w:id="1107777402">
                      <w:marLeft w:val="0"/>
                      <w:marRight w:val="0"/>
                      <w:marTop w:val="0"/>
                      <w:marBottom w:val="0"/>
                      <w:divBdr>
                        <w:top w:val="none" w:sz="0" w:space="0" w:color="auto"/>
                        <w:left w:val="none" w:sz="0" w:space="0" w:color="auto"/>
                        <w:bottom w:val="none" w:sz="0" w:space="0" w:color="auto"/>
                        <w:right w:val="none" w:sz="0" w:space="0" w:color="auto"/>
                      </w:divBdr>
                    </w:div>
                    <w:div w:id="25297001">
                      <w:marLeft w:val="0"/>
                      <w:marRight w:val="0"/>
                      <w:marTop w:val="0"/>
                      <w:marBottom w:val="0"/>
                      <w:divBdr>
                        <w:top w:val="none" w:sz="0" w:space="0" w:color="auto"/>
                        <w:left w:val="none" w:sz="0" w:space="0" w:color="auto"/>
                        <w:bottom w:val="none" w:sz="0" w:space="0" w:color="auto"/>
                        <w:right w:val="none" w:sz="0" w:space="0" w:color="auto"/>
                      </w:divBdr>
                    </w:div>
                    <w:div w:id="1413159661">
                      <w:marLeft w:val="0"/>
                      <w:marRight w:val="0"/>
                      <w:marTop w:val="0"/>
                      <w:marBottom w:val="0"/>
                      <w:divBdr>
                        <w:top w:val="none" w:sz="0" w:space="0" w:color="auto"/>
                        <w:left w:val="none" w:sz="0" w:space="0" w:color="auto"/>
                        <w:bottom w:val="none" w:sz="0" w:space="0" w:color="auto"/>
                        <w:right w:val="none" w:sz="0" w:space="0" w:color="auto"/>
                      </w:divBdr>
                    </w:div>
                    <w:div w:id="77751119">
                      <w:marLeft w:val="0"/>
                      <w:marRight w:val="0"/>
                      <w:marTop w:val="0"/>
                      <w:marBottom w:val="0"/>
                      <w:divBdr>
                        <w:top w:val="none" w:sz="0" w:space="0" w:color="auto"/>
                        <w:left w:val="none" w:sz="0" w:space="0" w:color="auto"/>
                        <w:bottom w:val="none" w:sz="0" w:space="0" w:color="auto"/>
                        <w:right w:val="none" w:sz="0" w:space="0" w:color="auto"/>
                      </w:divBdr>
                    </w:div>
                    <w:div w:id="2142645744">
                      <w:marLeft w:val="0"/>
                      <w:marRight w:val="0"/>
                      <w:marTop w:val="0"/>
                      <w:marBottom w:val="0"/>
                      <w:divBdr>
                        <w:top w:val="none" w:sz="0" w:space="0" w:color="auto"/>
                        <w:left w:val="none" w:sz="0" w:space="0" w:color="auto"/>
                        <w:bottom w:val="none" w:sz="0" w:space="0" w:color="auto"/>
                        <w:right w:val="none" w:sz="0" w:space="0" w:color="auto"/>
                      </w:divBdr>
                    </w:div>
                    <w:div w:id="1530873509">
                      <w:marLeft w:val="0"/>
                      <w:marRight w:val="0"/>
                      <w:marTop w:val="0"/>
                      <w:marBottom w:val="0"/>
                      <w:divBdr>
                        <w:top w:val="none" w:sz="0" w:space="0" w:color="auto"/>
                        <w:left w:val="none" w:sz="0" w:space="0" w:color="auto"/>
                        <w:bottom w:val="none" w:sz="0" w:space="0" w:color="auto"/>
                        <w:right w:val="none" w:sz="0" w:space="0" w:color="auto"/>
                      </w:divBdr>
                    </w:div>
                    <w:div w:id="1041057173">
                      <w:marLeft w:val="0"/>
                      <w:marRight w:val="0"/>
                      <w:marTop w:val="0"/>
                      <w:marBottom w:val="0"/>
                      <w:divBdr>
                        <w:top w:val="none" w:sz="0" w:space="0" w:color="auto"/>
                        <w:left w:val="none" w:sz="0" w:space="0" w:color="auto"/>
                        <w:bottom w:val="none" w:sz="0" w:space="0" w:color="auto"/>
                        <w:right w:val="none" w:sz="0" w:space="0" w:color="auto"/>
                      </w:divBdr>
                    </w:div>
                    <w:div w:id="328605933">
                      <w:marLeft w:val="0"/>
                      <w:marRight w:val="0"/>
                      <w:marTop w:val="0"/>
                      <w:marBottom w:val="0"/>
                      <w:divBdr>
                        <w:top w:val="none" w:sz="0" w:space="0" w:color="auto"/>
                        <w:left w:val="none" w:sz="0" w:space="0" w:color="auto"/>
                        <w:bottom w:val="none" w:sz="0" w:space="0" w:color="auto"/>
                        <w:right w:val="none" w:sz="0" w:space="0" w:color="auto"/>
                      </w:divBdr>
                    </w:div>
                    <w:div w:id="886456818">
                      <w:marLeft w:val="0"/>
                      <w:marRight w:val="0"/>
                      <w:marTop w:val="0"/>
                      <w:marBottom w:val="0"/>
                      <w:divBdr>
                        <w:top w:val="none" w:sz="0" w:space="0" w:color="auto"/>
                        <w:left w:val="none" w:sz="0" w:space="0" w:color="auto"/>
                        <w:bottom w:val="none" w:sz="0" w:space="0" w:color="auto"/>
                        <w:right w:val="none" w:sz="0" w:space="0" w:color="auto"/>
                      </w:divBdr>
                    </w:div>
                    <w:div w:id="111872035">
                      <w:marLeft w:val="0"/>
                      <w:marRight w:val="0"/>
                      <w:marTop w:val="0"/>
                      <w:marBottom w:val="0"/>
                      <w:divBdr>
                        <w:top w:val="none" w:sz="0" w:space="0" w:color="auto"/>
                        <w:left w:val="none" w:sz="0" w:space="0" w:color="auto"/>
                        <w:bottom w:val="none" w:sz="0" w:space="0" w:color="auto"/>
                        <w:right w:val="none" w:sz="0" w:space="0" w:color="auto"/>
                      </w:divBdr>
                    </w:div>
                    <w:div w:id="1098527155">
                      <w:marLeft w:val="0"/>
                      <w:marRight w:val="0"/>
                      <w:marTop w:val="0"/>
                      <w:marBottom w:val="0"/>
                      <w:divBdr>
                        <w:top w:val="none" w:sz="0" w:space="0" w:color="auto"/>
                        <w:left w:val="none" w:sz="0" w:space="0" w:color="auto"/>
                        <w:bottom w:val="none" w:sz="0" w:space="0" w:color="auto"/>
                        <w:right w:val="none" w:sz="0" w:space="0" w:color="auto"/>
                      </w:divBdr>
                    </w:div>
                    <w:div w:id="905653492">
                      <w:marLeft w:val="0"/>
                      <w:marRight w:val="0"/>
                      <w:marTop w:val="0"/>
                      <w:marBottom w:val="0"/>
                      <w:divBdr>
                        <w:top w:val="none" w:sz="0" w:space="0" w:color="auto"/>
                        <w:left w:val="none" w:sz="0" w:space="0" w:color="auto"/>
                        <w:bottom w:val="none" w:sz="0" w:space="0" w:color="auto"/>
                        <w:right w:val="none" w:sz="0" w:space="0" w:color="auto"/>
                      </w:divBdr>
                    </w:div>
                    <w:div w:id="800927400">
                      <w:marLeft w:val="0"/>
                      <w:marRight w:val="0"/>
                      <w:marTop w:val="0"/>
                      <w:marBottom w:val="0"/>
                      <w:divBdr>
                        <w:top w:val="none" w:sz="0" w:space="0" w:color="auto"/>
                        <w:left w:val="none" w:sz="0" w:space="0" w:color="auto"/>
                        <w:bottom w:val="none" w:sz="0" w:space="0" w:color="auto"/>
                        <w:right w:val="none" w:sz="0" w:space="0" w:color="auto"/>
                      </w:divBdr>
                    </w:div>
                    <w:div w:id="125708963">
                      <w:marLeft w:val="0"/>
                      <w:marRight w:val="0"/>
                      <w:marTop w:val="0"/>
                      <w:marBottom w:val="0"/>
                      <w:divBdr>
                        <w:top w:val="none" w:sz="0" w:space="0" w:color="auto"/>
                        <w:left w:val="none" w:sz="0" w:space="0" w:color="auto"/>
                        <w:bottom w:val="none" w:sz="0" w:space="0" w:color="auto"/>
                        <w:right w:val="none" w:sz="0" w:space="0" w:color="auto"/>
                      </w:divBdr>
                    </w:div>
                    <w:div w:id="1325665304">
                      <w:marLeft w:val="0"/>
                      <w:marRight w:val="0"/>
                      <w:marTop w:val="0"/>
                      <w:marBottom w:val="0"/>
                      <w:divBdr>
                        <w:top w:val="none" w:sz="0" w:space="0" w:color="auto"/>
                        <w:left w:val="none" w:sz="0" w:space="0" w:color="auto"/>
                        <w:bottom w:val="none" w:sz="0" w:space="0" w:color="auto"/>
                        <w:right w:val="none" w:sz="0" w:space="0" w:color="auto"/>
                      </w:divBdr>
                    </w:div>
                    <w:div w:id="204296761">
                      <w:marLeft w:val="0"/>
                      <w:marRight w:val="0"/>
                      <w:marTop w:val="0"/>
                      <w:marBottom w:val="0"/>
                      <w:divBdr>
                        <w:top w:val="none" w:sz="0" w:space="0" w:color="auto"/>
                        <w:left w:val="none" w:sz="0" w:space="0" w:color="auto"/>
                        <w:bottom w:val="none" w:sz="0" w:space="0" w:color="auto"/>
                        <w:right w:val="none" w:sz="0" w:space="0" w:color="auto"/>
                      </w:divBdr>
                    </w:div>
                    <w:div w:id="1702316740">
                      <w:marLeft w:val="0"/>
                      <w:marRight w:val="0"/>
                      <w:marTop w:val="0"/>
                      <w:marBottom w:val="0"/>
                      <w:divBdr>
                        <w:top w:val="none" w:sz="0" w:space="0" w:color="auto"/>
                        <w:left w:val="none" w:sz="0" w:space="0" w:color="auto"/>
                        <w:bottom w:val="none" w:sz="0" w:space="0" w:color="auto"/>
                        <w:right w:val="none" w:sz="0" w:space="0" w:color="auto"/>
                      </w:divBdr>
                    </w:div>
                    <w:div w:id="1543906305">
                      <w:marLeft w:val="0"/>
                      <w:marRight w:val="0"/>
                      <w:marTop w:val="0"/>
                      <w:marBottom w:val="0"/>
                      <w:divBdr>
                        <w:top w:val="none" w:sz="0" w:space="0" w:color="auto"/>
                        <w:left w:val="none" w:sz="0" w:space="0" w:color="auto"/>
                        <w:bottom w:val="none" w:sz="0" w:space="0" w:color="auto"/>
                        <w:right w:val="none" w:sz="0" w:space="0" w:color="auto"/>
                      </w:divBdr>
                    </w:div>
                    <w:div w:id="1421564221">
                      <w:marLeft w:val="0"/>
                      <w:marRight w:val="0"/>
                      <w:marTop w:val="0"/>
                      <w:marBottom w:val="0"/>
                      <w:divBdr>
                        <w:top w:val="none" w:sz="0" w:space="0" w:color="auto"/>
                        <w:left w:val="none" w:sz="0" w:space="0" w:color="auto"/>
                        <w:bottom w:val="none" w:sz="0" w:space="0" w:color="auto"/>
                        <w:right w:val="none" w:sz="0" w:space="0" w:color="auto"/>
                      </w:divBdr>
                    </w:div>
                    <w:div w:id="378431990">
                      <w:marLeft w:val="0"/>
                      <w:marRight w:val="0"/>
                      <w:marTop w:val="0"/>
                      <w:marBottom w:val="0"/>
                      <w:divBdr>
                        <w:top w:val="none" w:sz="0" w:space="0" w:color="auto"/>
                        <w:left w:val="none" w:sz="0" w:space="0" w:color="auto"/>
                        <w:bottom w:val="none" w:sz="0" w:space="0" w:color="auto"/>
                        <w:right w:val="none" w:sz="0" w:space="0" w:color="auto"/>
                      </w:divBdr>
                    </w:div>
                    <w:div w:id="55543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618789">
          <w:marLeft w:val="0"/>
          <w:marRight w:val="0"/>
          <w:marTop w:val="180"/>
          <w:marBottom w:val="180"/>
          <w:divBdr>
            <w:top w:val="none" w:sz="0" w:space="0" w:color="auto"/>
            <w:left w:val="none" w:sz="0" w:space="0" w:color="auto"/>
            <w:bottom w:val="none" w:sz="0" w:space="0" w:color="auto"/>
            <w:right w:val="none" w:sz="0" w:space="0" w:color="auto"/>
          </w:divBdr>
          <w:divsChild>
            <w:div w:id="418841756">
              <w:marLeft w:val="0"/>
              <w:marRight w:val="0"/>
              <w:marTop w:val="0"/>
              <w:marBottom w:val="0"/>
              <w:divBdr>
                <w:top w:val="none" w:sz="0" w:space="0" w:color="auto"/>
                <w:left w:val="none" w:sz="0" w:space="0" w:color="auto"/>
                <w:bottom w:val="none" w:sz="0" w:space="0" w:color="auto"/>
                <w:right w:val="none" w:sz="0" w:space="0" w:color="auto"/>
              </w:divBdr>
              <w:divsChild>
                <w:div w:id="1015230952">
                  <w:marLeft w:val="0"/>
                  <w:marRight w:val="0"/>
                  <w:marTop w:val="0"/>
                  <w:marBottom w:val="0"/>
                  <w:divBdr>
                    <w:top w:val="none" w:sz="0" w:space="0" w:color="auto"/>
                    <w:left w:val="none" w:sz="0" w:space="0" w:color="auto"/>
                    <w:bottom w:val="none" w:sz="0" w:space="0" w:color="auto"/>
                    <w:right w:val="none" w:sz="0" w:space="0" w:color="auto"/>
                  </w:divBdr>
                </w:div>
              </w:divsChild>
            </w:div>
            <w:div w:id="1414742716">
              <w:marLeft w:val="0"/>
              <w:marRight w:val="0"/>
              <w:marTop w:val="0"/>
              <w:marBottom w:val="0"/>
              <w:divBdr>
                <w:top w:val="none" w:sz="0" w:space="0" w:color="auto"/>
                <w:left w:val="none" w:sz="0" w:space="0" w:color="auto"/>
                <w:bottom w:val="none" w:sz="0" w:space="0" w:color="auto"/>
                <w:right w:val="none" w:sz="0" w:space="0" w:color="auto"/>
              </w:divBdr>
            </w:div>
            <w:div w:id="509224782">
              <w:marLeft w:val="0"/>
              <w:marRight w:val="0"/>
              <w:marTop w:val="0"/>
              <w:marBottom w:val="0"/>
              <w:divBdr>
                <w:top w:val="none" w:sz="0" w:space="0" w:color="auto"/>
                <w:left w:val="none" w:sz="0" w:space="0" w:color="auto"/>
                <w:bottom w:val="none" w:sz="0" w:space="0" w:color="auto"/>
                <w:right w:val="none" w:sz="0" w:space="0" w:color="auto"/>
              </w:divBdr>
              <w:divsChild>
                <w:div w:id="1706707991">
                  <w:marLeft w:val="0"/>
                  <w:marRight w:val="0"/>
                  <w:marTop w:val="0"/>
                  <w:marBottom w:val="0"/>
                  <w:divBdr>
                    <w:top w:val="none" w:sz="0" w:space="0" w:color="auto"/>
                    <w:left w:val="none" w:sz="0" w:space="0" w:color="auto"/>
                    <w:bottom w:val="none" w:sz="0" w:space="0" w:color="auto"/>
                    <w:right w:val="none" w:sz="0" w:space="0" w:color="auto"/>
                  </w:divBdr>
                  <w:divsChild>
                    <w:div w:id="1370182958">
                      <w:marLeft w:val="0"/>
                      <w:marRight w:val="0"/>
                      <w:marTop w:val="0"/>
                      <w:marBottom w:val="0"/>
                      <w:divBdr>
                        <w:top w:val="none" w:sz="0" w:space="0" w:color="auto"/>
                        <w:left w:val="none" w:sz="0" w:space="0" w:color="auto"/>
                        <w:bottom w:val="none" w:sz="0" w:space="0" w:color="auto"/>
                        <w:right w:val="none" w:sz="0" w:space="0" w:color="auto"/>
                      </w:divBdr>
                    </w:div>
                  </w:divsChild>
                </w:div>
                <w:div w:id="1085953835">
                  <w:marLeft w:val="0"/>
                  <w:marRight w:val="0"/>
                  <w:marTop w:val="0"/>
                  <w:marBottom w:val="0"/>
                  <w:divBdr>
                    <w:top w:val="none" w:sz="0" w:space="0" w:color="auto"/>
                    <w:left w:val="none" w:sz="0" w:space="0" w:color="auto"/>
                    <w:bottom w:val="none" w:sz="0" w:space="0" w:color="auto"/>
                    <w:right w:val="none" w:sz="0" w:space="0" w:color="auto"/>
                  </w:divBdr>
                  <w:divsChild>
                    <w:div w:id="63806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056575">
      <w:bodyDiv w:val="1"/>
      <w:marLeft w:val="0"/>
      <w:marRight w:val="0"/>
      <w:marTop w:val="0"/>
      <w:marBottom w:val="0"/>
      <w:divBdr>
        <w:top w:val="none" w:sz="0" w:space="0" w:color="auto"/>
        <w:left w:val="none" w:sz="0" w:space="0" w:color="auto"/>
        <w:bottom w:val="none" w:sz="0" w:space="0" w:color="auto"/>
        <w:right w:val="none" w:sz="0" w:space="0" w:color="auto"/>
      </w:divBdr>
      <w:divsChild>
        <w:div w:id="2012369681">
          <w:marLeft w:val="0"/>
          <w:marRight w:val="0"/>
          <w:marTop w:val="0"/>
          <w:marBottom w:val="0"/>
          <w:divBdr>
            <w:top w:val="none" w:sz="0" w:space="0" w:color="auto"/>
            <w:left w:val="none" w:sz="0" w:space="0" w:color="auto"/>
            <w:bottom w:val="none" w:sz="0" w:space="0" w:color="auto"/>
            <w:right w:val="none" w:sz="0" w:space="0" w:color="auto"/>
          </w:divBdr>
        </w:div>
        <w:div w:id="1509784298">
          <w:marLeft w:val="0"/>
          <w:marRight w:val="0"/>
          <w:marTop w:val="0"/>
          <w:marBottom w:val="0"/>
          <w:divBdr>
            <w:top w:val="none" w:sz="0" w:space="0" w:color="auto"/>
            <w:left w:val="none" w:sz="0" w:space="0" w:color="auto"/>
            <w:bottom w:val="none" w:sz="0" w:space="0" w:color="auto"/>
            <w:right w:val="none" w:sz="0" w:space="0" w:color="auto"/>
          </w:divBdr>
        </w:div>
        <w:div w:id="391083814">
          <w:marLeft w:val="0"/>
          <w:marRight w:val="0"/>
          <w:marTop w:val="0"/>
          <w:marBottom w:val="0"/>
          <w:divBdr>
            <w:top w:val="none" w:sz="0" w:space="0" w:color="auto"/>
            <w:left w:val="none" w:sz="0" w:space="0" w:color="auto"/>
            <w:bottom w:val="none" w:sz="0" w:space="0" w:color="auto"/>
            <w:right w:val="none" w:sz="0" w:space="0" w:color="auto"/>
          </w:divBdr>
        </w:div>
        <w:div w:id="210264090">
          <w:marLeft w:val="0"/>
          <w:marRight w:val="0"/>
          <w:marTop w:val="0"/>
          <w:marBottom w:val="0"/>
          <w:divBdr>
            <w:top w:val="none" w:sz="0" w:space="0" w:color="auto"/>
            <w:left w:val="none" w:sz="0" w:space="0" w:color="auto"/>
            <w:bottom w:val="none" w:sz="0" w:space="0" w:color="auto"/>
            <w:right w:val="none" w:sz="0" w:space="0" w:color="auto"/>
          </w:divBdr>
        </w:div>
        <w:div w:id="2022733718">
          <w:marLeft w:val="0"/>
          <w:marRight w:val="0"/>
          <w:marTop w:val="0"/>
          <w:marBottom w:val="0"/>
          <w:divBdr>
            <w:top w:val="none" w:sz="0" w:space="0" w:color="auto"/>
            <w:left w:val="none" w:sz="0" w:space="0" w:color="auto"/>
            <w:bottom w:val="none" w:sz="0" w:space="0" w:color="auto"/>
            <w:right w:val="none" w:sz="0" w:space="0" w:color="auto"/>
          </w:divBdr>
        </w:div>
        <w:div w:id="1808890604">
          <w:marLeft w:val="0"/>
          <w:marRight w:val="0"/>
          <w:marTop w:val="0"/>
          <w:marBottom w:val="0"/>
          <w:divBdr>
            <w:top w:val="none" w:sz="0" w:space="0" w:color="auto"/>
            <w:left w:val="none" w:sz="0" w:space="0" w:color="auto"/>
            <w:bottom w:val="none" w:sz="0" w:space="0" w:color="auto"/>
            <w:right w:val="none" w:sz="0" w:space="0" w:color="auto"/>
          </w:divBdr>
        </w:div>
        <w:div w:id="1480998968">
          <w:marLeft w:val="0"/>
          <w:marRight w:val="0"/>
          <w:marTop w:val="0"/>
          <w:marBottom w:val="0"/>
          <w:divBdr>
            <w:top w:val="none" w:sz="0" w:space="0" w:color="auto"/>
            <w:left w:val="none" w:sz="0" w:space="0" w:color="auto"/>
            <w:bottom w:val="none" w:sz="0" w:space="0" w:color="auto"/>
            <w:right w:val="none" w:sz="0" w:space="0" w:color="auto"/>
          </w:divBdr>
        </w:div>
        <w:div w:id="1291086038">
          <w:marLeft w:val="0"/>
          <w:marRight w:val="0"/>
          <w:marTop w:val="0"/>
          <w:marBottom w:val="0"/>
          <w:divBdr>
            <w:top w:val="none" w:sz="0" w:space="0" w:color="auto"/>
            <w:left w:val="none" w:sz="0" w:space="0" w:color="auto"/>
            <w:bottom w:val="none" w:sz="0" w:space="0" w:color="auto"/>
            <w:right w:val="none" w:sz="0" w:space="0" w:color="auto"/>
          </w:divBdr>
        </w:div>
        <w:div w:id="2002464732">
          <w:marLeft w:val="0"/>
          <w:marRight w:val="0"/>
          <w:marTop w:val="0"/>
          <w:marBottom w:val="0"/>
          <w:divBdr>
            <w:top w:val="none" w:sz="0" w:space="0" w:color="auto"/>
            <w:left w:val="none" w:sz="0" w:space="0" w:color="auto"/>
            <w:bottom w:val="none" w:sz="0" w:space="0" w:color="auto"/>
            <w:right w:val="none" w:sz="0" w:space="0" w:color="auto"/>
          </w:divBdr>
        </w:div>
        <w:div w:id="329258153">
          <w:marLeft w:val="0"/>
          <w:marRight w:val="0"/>
          <w:marTop w:val="0"/>
          <w:marBottom w:val="0"/>
          <w:divBdr>
            <w:top w:val="none" w:sz="0" w:space="0" w:color="auto"/>
            <w:left w:val="none" w:sz="0" w:space="0" w:color="auto"/>
            <w:bottom w:val="none" w:sz="0" w:space="0" w:color="auto"/>
            <w:right w:val="none" w:sz="0" w:space="0" w:color="auto"/>
          </w:divBdr>
        </w:div>
        <w:div w:id="692724938">
          <w:marLeft w:val="0"/>
          <w:marRight w:val="0"/>
          <w:marTop w:val="0"/>
          <w:marBottom w:val="0"/>
          <w:divBdr>
            <w:top w:val="none" w:sz="0" w:space="0" w:color="auto"/>
            <w:left w:val="none" w:sz="0" w:space="0" w:color="auto"/>
            <w:bottom w:val="none" w:sz="0" w:space="0" w:color="auto"/>
            <w:right w:val="none" w:sz="0" w:space="0" w:color="auto"/>
          </w:divBdr>
        </w:div>
        <w:div w:id="1774787811">
          <w:marLeft w:val="0"/>
          <w:marRight w:val="0"/>
          <w:marTop w:val="0"/>
          <w:marBottom w:val="0"/>
          <w:divBdr>
            <w:top w:val="none" w:sz="0" w:space="0" w:color="auto"/>
            <w:left w:val="none" w:sz="0" w:space="0" w:color="auto"/>
            <w:bottom w:val="none" w:sz="0" w:space="0" w:color="auto"/>
            <w:right w:val="none" w:sz="0" w:space="0" w:color="auto"/>
          </w:divBdr>
        </w:div>
        <w:div w:id="1038430476">
          <w:marLeft w:val="0"/>
          <w:marRight w:val="0"/>
          <w:marTop w:val="0"/>
          <w:marBottom w:val="0"/>
          <w:divBdr>
            <w:top w:val="none" w:sz="0" w:space="0" w:color="auto"/>
            <w:left w:val="none" w:sz="0" w:space="0" w:color="auto"/>
            <w:bottom w:val="none" w:sz="0" w:space="0" w:color="auto"/>
            <w:right w:val="none" w:sz="0" w:space="0" w:color="auto"/>
          </w:divBdr>
        </w:div>
        <w:div w:id="498010318">
          <w:marLeft w:val="0"/>
          <w:marRight w:val="0"/>
          <w:marTop w:val="0"/>
          <w:marBottom w:val="0"/>
          <w:divBdr>
            <w:top w:val="none" w:sz="0" w:space="0" w:color="auto"/>
            <w:left w:val="none" w:sz="0" w:space="0" w:color="auto"/>
            <w:bottom w:val="none" w:sz="0" w:space="0" w:color="auto"/>
            <w:right w:val="none" w:sz="0" w:space="0" w:color="auto"/>
          </w:divBdr>
        </w:div>
      </w:divsChild>
    </w:div>
    <w:div w:id="1818571580">
      <w:bodyDiv w:val="1"/>
      <w:marLeft w:val="0"/>
      <w:marRight w:val="0"/>
      <w:marTop w:val="0"/>
      <w:marBottom w:val="0"/>
      <w:divBdr>
        <w:top w:val="none" w:sz="0" w:space="0" w:color="auto"/>
        <w:left w:val="none" w:sz="0" w:space="0" w:color="auto"/>
        <w:bottom w:val="none" w:sz="0" w:space="0" w:color="auto"/>
        <w:right w:val="none" w:sz="0" w:space="0" w:color="auto"/>
      </w:divBdr>
      <w:divsChild>
        <w:div w:id="182936356">
          <w:marLeft w:val="0"/>
          <w:marRight w:val="0"/>
          <w:marTop w:val="0"/>
          <w:marBottom w:val="0"/>
          <w:divBdr>
            <w:top w:val="none" w:sz="0" w:space="0" w:color="auto"/>
            <w:left w:val="none" w:sz="0" w:space="0" w:color="auto"/>
            <w:bottom w:val="none" w:sz="0" w:space="0" w:color="auto"/>
            <w:right w:val="none" w:sz="0" w:space="0" w:color="auto"/>
          </w:divBdr>
          <w:divsChild>
            <w:div w:id="1573157653">
              <w:marLeft w:val="0"/>
              <w:marRight w:val="0"/>
              <w:marTop w:val="0"/>
              <w:marBottom w:val="0"/>
              <w:divBdr>
                <w:top w:val="none" w:sz="0" w:space="0" w:color="auto"/>
                <w:left w:val="none" w:sz="0" w:space="0" w:color="auto"/>
                <w:bottom w:val="none" w:sz="0" w:space="0" w:color="auto"/>
                <w:right w:val="none" w:sz="0" w:space="0" w:color="auto"/>
              </w:divBdr>
              <w:divsChild>
                <w:div w:id="553472497">
                  <w:marLeft w:val="0"/>
                  <w:marRight w:val="0"/>
                  <w:marTop w:val="0"/>
                  <w:marBottom w:val="0"/>
                  <w:divBdr>
                    <w:top w:val="none" w:sz="0" w:space="0" w:color="auto"/>
                    <w:left w:val="none" w:sz="0" w:space="0" w:color="auto"/>
                    <w:bottom w:val="none" w:sz="0" w:space="0" w:color="auto"/>
                    <w:right w:val="none" w:sz="0" w:space="0" w:color="auto"/>
                  </w:divBdr>
                </w:div>
                <w:div w:id="451822682">
                  <w:marLeft w:val="0"/>
                  <w:marRight w:val="0"/>
                  <w:marTop w:val="0"/>
                  <w:marBottom w:val="0"/>
                  <w:divBdr>
                    <w:top w:val="none" w:sz="0" w:space="0" w:color="auto"/>
                    <w:left w:val="none" w:sz="0" w:space="0" w:color="auto"/>
                    <w:bottom w:val="none" w:sz="0" w:space="0" w:color="auto"/>
                    <w:right w:val="none" w:sz="0" w:space="0" w:color="auto"/>
                  </w:divBdr>
                  <w:divsChild>
                    <w:div w:id="75544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466019">
          <w:marLeft w:val="0"/>
          <w:marRight w:val="0"/>
          <w:marTop w:val="0"/>
          <w:marBottom w:val="0"/>
          <w:divBdr>
            <w:top w:val="none" w:sz="0" w:space="0" w:color="auto"/>
            <w:left w:val="none" w:sz="0" w:space="0" w:color="auto"/>
            <w:bottom w:val="none" w:sz="0" w:space="0" w:color="auto"/>
            <w:right w:val="none" w:sz="0" w:space="0" w:color="auto"/>
          </w:divBdr>
          <w:divsChild>
            <w:div w:id="368334808">
              <w:marLeft w:val="0"/>
              <w:marRight w:val="0"/>
              <w:marTop w:val="0"/>
              <w:marBottom w:val="0"/>
              <w:divBdr>
                <w:top w:val="none" w:sz="0" w:space="0" w:color="auto"/>
                <w:left w:val="none" w:sz="0" w:space="0" w:color="auto"/>
                <w:bottom w:val="none" w:sz="0" w:space="0" w:color="auto"/>
                <w:right w:val="none" w:sz="0" w:space="0" w:color="auto"/>
              </w:divBdr>
              <w:divsChild>
                <w:div w:id="2100826349">
                  <w:marLeft w:val="0"/>
                  <w:marRight w:val="0"/>
                  <w:marTop w:val="0"/>
                  <w:marBottom w:val="0"/>
                  <w:divBdr>
                    <w:top w:val="none" w:sz="0" w:space="0" w:color="auto"/>
                    <w:left w:val="none" w:sz="0" w:space="0" w:color="auto"/>
                    <w:bottom w:val="none" w:sz="0" w:space="0" w:color="auto"/>
                    <w:right w:val="none" w:sz="0" w:space="0" w:color="auto"/>
                  </w:divBdr>
                </w:div>
                <w:div w:id="1453011401">
                  <w:marLeft w:val="0"/>
                  <w:marRight w:val="0"/>
                  <w:marTop w:val="0"/>
                  <w:marBottom w:val="0"/>
                  <w:divBdr>
                    <w:top w:val="none" w:sz="0" w:space="0" w:color="auto"/>
                    <w:left w:val="none" w:sz="0" w:space="0" w:color="auto"/>
                    <w:bottom w:val="none" w:sz="0" w:space="0" w:color="auto"/>
                    <w:right w:val="none" w:sz="0" w:space="0" w:color="auto"/>
                  </w:divBdr>
                  <w:divsChild>
                    <w:div w:id="192106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384929">
          <w:marLeft w:val="0"/>
          <w:marRight w:val="0"/>
          <w:marTop w:val="0"/>
          <w:marBottom w:val="0"/>
          <w:divBdr>
            <w:top w:val="none" w:sz="0" w:space="0" w:color="auto"/>
            <w:left w:val="none" w:sz="0" w:space="0" w:color="auto"/>
            <w:bottom w:val="none" w:sz="0" w:space="0" w:color="auto"/>
            <w:right w:val="none" w:sz="0" w:space="0" w:color="auto"/>
          </w:divBdr>
          <w:divsChild>
            <w:div w:id="731390517">
              <w:marLeft w:val="0"/>
              <w:marRight w:val="0"/>
              <w:marTop w:val="0"/>
              <w:marBottom w:val="0"/>
              <w:divBdr>
                <w:top w:val="none" w:sz="0" w:space="0" w:color="auto"/>
                <w:left w:val="none" w:sz="0" w:space="0" w:color="auto"/>
                <w:bottom w:val="none" w:sz="0" w:space="0" w:color="auto"/>
                <w:right w:val="none" w:sz="0" w:space="0" w:color="auto"/>
              </w:divBdr>
              <w:divsChild>
                <w:div w:id="80567599">
                  <w:marLeft w:val="0"/>
                  <w:marRight w:val="0"/>
                  <w:marTop w:val="0"/>
                  <w:marBottom w:val="0"/>
                  <w:divBdr>
                    <w:top w:val="none" w:sz="0" w:space="0" w:color="auto"/>
                    <w:left w:val="none" w:sz="0" w:space="0" w:color="auto"/>
                    <w:bottom w:val="none" w:sz="0" w:space="0" w:color="auto"/>
                    <w:right w:val="none" w:sz="0" w:space="0" w:color="auto"/>
                  </w:divBdr>
                </w:div>
                <w:div w:id="730081938">
                  <w:marLeft w:val="0"/>
                  <w:marRight w:val="0"/>
                  <w:marTop w:val="0"/>
                  <w:marBottom w:val="0"/>
                  <w:divBdr>
                    <w:top w:val="none" w:sz="0" w:space="0" w:color="auto"/>
                    <w:left w:val="none" w:sz="0" w:space="0" w:color="auto"/>
                    <w:bottom w:val="none" w:sz="0" w:space="0" w:color="auto"/>
                    <w:right w:val="none" w:sz="0" w:space="0" w:color="auto"/>
                  </w:divBdr>
                  <w:divsChild>
                    <w:div w:id="9490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936058">
          <w:marLeft w:val="0"/>
          <w:marRight w:val="0"/>
          <w:marTop w:val="0"/>
          <w:marBottom w:val="0"/>
          <w:divBdr>
            <w:top w:val="none" w:sz="0" w:space="0" w:color="auto"/>
            <w:left w:val="none" w:sz="0" w:space="0" w:color="auto"/>
            <w:bottom w:val="none" w:sz="0" w:space="0" w:color="auto"/>
            <w:right w:val="none" w:sz="0" w:space="0" w:color="auto"/>
          </w:divBdr>
          <w:divsChild>
            <w:div w:id="1526015422">
              <w:marLeft w:val="0"/>
              <w:marRight w:val="0"/>
              <w:marTop w:val="0"/>
              <w:marBottom w:val="0"/>
              <w:divBdr>
                <w:top w:val="none" w:sz="0" w:space="0" w:color="auto"/>
                <w:left w:val="none" w:sz="0" w:space="0" w:color="auto"/>
                <w:bottom w:val="none" w:sz="0" w:space="0" w:color="auto"/>
                <w:right w:val="none" w:sz="0" w:space="0" w:color="auto"/>
              </w:divBdr>
              <w:divsChild>
                <w:div w:id="509108061">
                  <w:marLeft w:val="0"/>
                  <w:marRight w:val="0"/>
                  <w:marTop w:val="0"/>
                  <w:marBottom w:val="0"/>
                  <w:divBdr>
                    <w:top w:val="none" w:sz="0" w:space="0" w:color="auto"/>
                    <w:left w:val="none" w:sz="0" w:space="0" w:color="auto"/>
                    <w:bottom w:val="none" w:sz="0" w:space="0" w:color="auto"/>
                    <w:right w:val="none" w:sz="0" w:space="0" w:color="auto"/>
                  </w:divBdr>
                </w:div>
                <w:div w:id="277566599">
                  <w:marLeft w:val="0"/>
                  <w:marRight w:val="0"/>
                  <w:marTop w:val="0"/>
                  <w:marBottom w:val="0"/>
                  <w:divBdr>
                    <w:top w:val="none" w:sz="0" w:space="0" w:color="auto"/>
                    <w:left w:val="none" w:sz="0" w:space="0" w:color="auto"/>
                    <w:bottom w:val="none" w:sz="0" w:space="0" w:color="auto"/>
                    <w:right w:val="none" w:sz="0" w:space="0" w:color="auto"/>
                  </w:divBdr>
                  <w:divsChild>
                    <w:div w:id="67352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261993">
          <w:marLeft w:val="0"/>
          <w:marRight w:val="0"/>
          <w:marTop w:val="0"/>
          <w:marBottom w:val="0"/>
          <w:divBdr>
            <w:top w:val="none" w:sz="0" w:space="0" w:color="auto"/>
            <w:left w:val="none" w:sz="0" w:space="0" w:color="auto"/>
            <w:bottom w:val="none" w:sz="0" w:space="0" w:color="auto"/>
            <w:right w:val="none" w:sz="0" w:space="0" w:color="auto"/>
          </w:divBdr>
          <w:divsChild>
            <w:div w:id="1409693619">
              <w:marLeft w:val="0"/>
              <w:marRight w:val="0"/>
              <w:marTop w:val="0"/>
              <w:marBottom w:val="0"/>
              <w:divBdr>
                <w:top w:val="none" w:sz="0" w:space="0" w:color="auto"/>
                <w:left w:val="none" w:sz="0" w:space="0" w:color="auto"/>
                <w:bottom w:val="none" w:sz="0" w:space="0" w:color="auto"/>
                <w:right w:val="none" w:sz="0" w:space="0" w:color="auto"/>
              </w:divBdr>
              <w:divsChild>
                <w:div w:id="2096508143">
                  <w:marLeft w:val="0"/>
                  <w:marRight w:val="0"/>
                  <w:marTop w:val="0"/>
                  <w:marBottom w:val="0"/>
                  <w:divBdr>
                    <w:top w:val="none" w:sz="0" w:space="0" w:color="auto"/>
                    <w:left w:val="none" w:sz="0" w:space="0" w:color="auto"/>
                    <w:bottom w:val="none" w:sz="0" w:space="0" w:color="auto"/>
                    <w:right w:val="none" w:sz="0" w:space="0" w:color="auto"/>
                  </w:divBdr>
                </w:div>
                <w:div w:id="1598294422">
                  <w:marLeft w:val="0"/>
                  <w:marRight w:val="0"/>
                  <w:marTop w:val="0"/>
                  <w:marBottom w:val="0"/>
                  <w:divBdr>
                    <w:top w:val="none" w:sz="0" w:space="0" w:color="auto"/>
                    <w:left w:val="none" w:sz="0" w:space="0" w:color="auto"/>
                    <w:bottom w:val="none" w:sz="0" w:space="0" w:color="auto"/>
                    <w:right w:val="none" w:sz="0" w:space="0" w:color="auto"/>
                  </w:divBdr>
                  <w:divsChild>
                    <w:div w:id="182007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217601">
          <w:marLeft w:val="0"/>
          <w:marRight w:val="0"/>
          <w:marTop w:val="0"/>
          <w:marBottom w:val="0"/>
          <w:divBdr>
            <w:top w:val="none" w:sz="0" w:space="0" w:color="auto"/>
            <w:left w:val="none" w:sz="0" w:space="0" w:color="auto"/>
            <w:bottom w:val="none" w:sz="0" w:space="0" w:color="auto"/>
            <w:right w:val="none" w:sz="0" w:space="0" w:color="auto"/>
          </w:divBdr>
          <w:divsChild>
            <w:div w:id="536621210">
              <w:marLeft w:val="0"/>
              <w:marRight w:val="0"/>
              <w:marTop w:val="0"/>
              <w:marBottom w:val="0"/>
              <w:divBdr>
                <w:top w:val="none" w:sz="0" w:space="0" w:color="auto"/>
                <w:left w:val="none" w:sz="0" w:space="0" w:color="auto"/>
                <w:bottom w:val="none" w:sz="0" w:space="0" w:color="auto"/>
                <w:right w:val="none" w:sz="0" w:space="0" w:color="auto"/>
              </w:divBdr>
              <w:divsChild>
                <w:div w:id="588587983">
                  <w:marLeft w:val="0"/>
                  <w:marRight w:val="0"/>
                  <w:marTop w:val="0"/>
                  <w:marBottom w:val="0"/>
                  <w:divBdr>
                    <w:top w:val="none" w:sz="0" w:space="0" w:color="auto"/>
                    <w:left w:val="none" w:sz="0" w:space="0" w:color="auto"/>
                    <w:bottom w:val="none" w:sz="0" w:space="0" w:color="auto"/>
                    <w:right w:val="none" w:sz="0" w:space="0" w:color="auto"/>
                  </w:divBdr>
                </w:div>
                <w:div w:id="1187477523">
                  <w:marLeft w:val="0"/>
                  <w:marRight w:val="0"/>
                  <w:marTop w:val="0"/>
                  <w:marBottom w:val="0"/>
                  <w:divBdr>
                    <w:top w:val="none" w:sz="0" w:space="0" w:color="auto"/>
                    <w:left w:val="none" w:sz="0" w:space="0" w:color="auto"/>
                    <w:bottom w:val="none" w:sz="0" w:space="0" w:color="auto"/>
                    <w:right w:val="none" w:sz="0" w:space="0" w:color="auto"/>
                  </w:divBdr>
                  <w:divsChild>
                    <w:div w:id="141959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284656">
          <w:marLeft w:val="0"/>
          <w:marRight w:val="0"/>
          <w:marTop w:val="0"/>
          <w:marBottom w:val="0"/>
          <w:divBdr>
            <w:top w:val="none" w:sz="0" w:space="0" w:color="auto"/>
            <w:left w:val="none" w:sz="0" w:space="0" w:color="auto"/>
            <w:bottom w:val="none" w:sz="0" w:space="0" w:color="auto"/>
            <w:right w:val="none" w:sz="0" w:space="0" w:color="auto"/>
          </w:divBdr>
          <w:divsChild>
            <w:div w:id="528226729">
              <w:marLeft w:val="0"/>
              <w:marRight w:val="0"/>
              <w:marTop w:val="0"/>
              <w:marBottom w:val="0"/>
              <w:divBdr>
                <w:top w:val="none" w:sz="0" w:space="0" w:color="auto"/>
                <w:left w:val="none" w:sz="0" w:space="0" w:color="auto"/>
                <w:bottom w:val="none" w:sz="0" w:space="0" w:color="auto"/>
                <w:right w:val="none" w:sz="0" w:space="0" w:color="auto"/>
              </w:divBdr>
              <w:divsChild>
                <w:div w:id="1691443926">
                  <w:marLeft w:val="0"/>
                  <w:marRight w:val="0"/>
                  <w:marTop w:val="0"/>
                  <w:marBottom w:val="0"/>
                  <w:divBdr>
                    <w:top w:val="none" w:sz="0" w:space="0" w:color="auto"/>
                    <w:left w:val="none" w:sz="0" w:space="0" w:color="auto"/>
                    <w:bottom w:val="none" w:sz="0" w:space="0" w:color="auto"/>
                    <w:right w:val="none" w:sz="0" w:space="0" w:color="auto"/>
                  </w:divBdr>
                </w:div>
                <w:div w:id="1546869367">
                  <w:marLeft w:val="0"/>
                  <w:marRight w:val="0"/>
                  <w:marTop w:val="0"/>
                  <w:marBottom w:val="0"/>
                  <w:divBdr>
                    <w:top w:val="none" w:sz="0" w:space="0" w:color="auto"/>
                    <w:left w:val="none" w:sz="0" w:space="0" w:color="auto"/>
                    <w:bottom w:val="none" w:sz="0" w:space="0" w:color="auto"/>
                    <w:right w:val="none" w:sz="0" w:space="0" w:color="auto"/>
                  </w:divBdr>
                </w:div>
                <w:div w:id="687172342">
                  <w:marLeft w:val="0"/>
                  <w:marRight w:val="0"/>
                  <w:marTop w:val="0"/>
                  <w:marBottom w:val="0"/>
                  <w:divBdr>
                    <w:top w:val="none" w:sz="0" w:space="0" w:color="auto"/>
                    <w:left w:val="none" w:sz="0" w:space="0" w:color="auto"/>
                    <w:bottom w:val="none" w:sz="0" w:space="0" w:color="auto"/>
                    <w:right w:val="none" w:sz="0" w:space="0" w:color="auto"/>
                  </w:divBdr>
                </w:div>
                <w:div w:id="2054575507">
                  <w:marLeft w:val="0"/>
                  <w:marRight w:val="0"/>
                  <w:marTop w:val="0"/>
                  <w:marBottom w:val="0"/>
                  <w:divBdr>
                    <w:top w:val="none" w:sz="0" w:space="0" w:color="auto"/>
                    <w:left w:val="none" w:sz="0" w:space="0" w:color="auto"/>
                    <w:bottom w:val="none" w:sz="0" w:space="0" w:color="auto"/>
                    <w:right w:val="none" w:sz="0" w:space="0" w:color="auto"/>
                  </w:divBdr>
                </w:div>
                <w:div w:id="481695779">
                  <w:marLeft w:val="0"/>
                  <w:marRight w:val="0"/>
                  <w:marTop w:val="0"/>
                  <w:marBottom w:val="0"/>
                  <w:divBdr>
                    <w:top w:val="none" w:sz="0" w:space="0" w:color="auto"/>
                    <w:left w:val="none" w:sz="0" w:space="0" w:color="auto"/>
                    <w:bottom w:val="none" w:sz="0" w:space="0" w:color="auto"/>
                    <w:right w:val="none" w:sz="0" w:space="0" w:color="auto"/>
                  </w:divBdr>
                </w:div>
                <w:div w:id="1626155692">
                  <w:marLeft w:val="0"/>
                  <w:marRight w:val="0"/>
                  <w:marTop w:val="0"/>
                  <w:marBottom w:val="0"/>
                  <w:divBdr>
                    <w:top w:val="none" w:sz="0" w:space="0" w:color="auto"/>
                    <w:left w:val="none" w:sz="0" w:space="0" w:color="auto"/>
                    <w:bottom w:val="none" w:sz="0" w:space="0" w:color="auto"/>
                    <w:right w:val="none" w:sz="0" w:space="0" w:color="auto"/>
                  </w:divBdr>
                  <w:divsChild>
                    <w:div w:id="190999893">
                      <w:marLeft w:val="0"/>
                      <w:marRight w:val="0"/>
                      <w:marTop w:val="0"/>
                      <w:marBottom w:val="0"/>
                      <w:divBdr>
                        <w:top w:val="none" w:sz="0" w:space="0" w:color="auto"/>
                        <w:left w:val="none" w:sz="0" w:space="0" w:color="auto"/>
                        <w:bottom w:val="none" w:sz="0" w:space="0" w:color="auto"/>
                        <w:right w:val="none" w:sz="0" w:space="0" w:color="auto"/>
                      </w:divBdr>
                    </w:div>
                    <w:div w:id="1916434145">
                      <w:marLeft w:val="0"/>
                      <w:marRight w:val="0"/>
                      <w:marTop w:val="0"/>
                      <w:marBottom w:val="0"/>
                      <w:divBdr>
                        <w:top w:val="none" w:sz="0" w:space="0" w:color="auto"/>
                        <w:left w:val="none" w:sz="0" w:space="0" w:color="auto"/>
                        <w:bottom w:val="none" w:sz="0" w:space="0" w:color="auto"/>
                        <w:right w:val="none" w:sz="0" w:space="0" w:color="auto"/>
                      </w:divBdr>
                    </w:div>
                    <w:div w:id="927422314">
                      <w:marLeft w:val="0"/>
                      <w:marRight w:val="0"/>
                      <w:marTop w:val="0"/>
                      <w:marBottom w:val="0"/>
                      <w:divBdr>
                        <w:top w:val="none" w:sz="0" w:space="0" w:color="auto"/>
                        <w:left w:val="none" w:sz="0" w:space="0" w:color="auto"/>
                        <w:bottom w:val="none" w:sz="0" w:space="0" w:color="auto"/>
                        <w:right w:val="none" w:sz="0" w:space="0" w:color="auto"/>
                      </w:divBdr>
                    </w:div>
                    <w:div w:id="350574166">
                      <w:marLeft w:val="0"/>
                      <w:marRight w:val="0"/>
                      <w:marTop w:val="0"/>
                      <w:marBottom w:val="0"/>
                      <w:divBdr>
                        <w:top w:val="none" w:sz="0" w:space="0" w:color="auto"/>
                        <w:left w:val="none" w:sz="0" w:space="0" w:color="auto"/>
                        <w:bottom w:val="none" w:sz="0" w:space="0" w:color="auto"/>
                        <w:right w:val="none" w:sz="0" w:space="0" w:color="auto"/>
                      </w:divBdr>
                    </w:div>
                    <w:div w:id="133812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218520">
          <w:marLeft w:val="0"/>
          <w:marRight w:val="0"/>
          <w:marTop w:val="0"/>
          <w:marBottom w:val="0"/>
          <w:divBdr>
            <w:top w:val="none" w:sz="0" w:space="0" w:color="auto"/>
            <w:left w:val="none" w:sz="0" w:space="0" w:color="auto"/>
            <w:bottom w:val="none" w:sz="0" w:space="0" w:color="auto"/>
            <w:right w:val="none" w:sz="0" w:space="0" w:color="auto"/>
          </w:divBdr>
          <w:divsChild>
            <w:div w:id="561672272">
              <w:marLeft w:val="0"/>
              <w:marRight w:val="0"/>
              <w:marTop w:val="0"/>
              <w:marBottom w:val="0"/>
              <w:divBdr>
                <w:top w:val="none" w:sz="0" w:space="0" w:color="auto"/>
                <w:left w:val="none" w:sz="0" w:space="0" w:color="auto"/>
                <w:bottom w:val="none" w:sz="0" w:space="0" w:color="auto"/>
                <w:right w:val="none" w:sz="0" w:space="0" w:color="auto"/>
              </w:divBdr>
              <w:divsChild>
                <w:div w:id="1230725758">
                  <w:marLeft w:val="0"/>
                  <w:marRight w:val="0"/>
                  <w:marTop w:val="0"/>
                  <w:marBottom w:val="0"/>
                  <w:divBdr>
                    <w:top w:val="none" w:sz="0" w:space="0" w:color="auto"/>
                    <w:left w:val="none" w:sz="0" w:space="0" w:color="auto"/>
                    <w:bottom w:val="none" w:sz="0" w:space="0" w:color="auto"/>
                    <w:right w:val="none" w:sz="0" w:space="0" w:color="auto"/>
                  </w:divBdr>
                </w:div>
                <w:div w:id="2065449589">
                  <w:marLeft w:val="0"/>
                  <w:marRight w:val="0"/>
                  <w:marTop w:val="0"/>
                  <w:marBottom w:val="0"/>
                  <w:divBdr>
                    <w:top w:val="none" w:sz="0" w:space="0" w:color="auto"/>
                    <w:left w:val="none" w:sz="0" w:space="0" w:color="auto"/>
                    <w:bottom w:val="none" w:sz="0" w:space="0" w:color="auto"/>
                    <w:right w:val="none" w:sz="0" w:space="0" w:color="auto"/>
                  </w:divBdr>
                  <w:divsChild>
                    <w:div w:id="74692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53982">
          <w:marLeft w:val="0"/>
          <w:marRight w:val="0"/>
          <w:marTop w:val="0"/>
          <w:marBottom w:val="0"/>
          <w:divBdr>
            <w:top w:val="none" w:sz="0" w:space="0" w:color="auto"/>
            <w:left w:val="none" w:sz="0" w:space="0" w:color="auto"/>
            <w:bottom w:val="none" w:sz="0" w:space="0" w:color="auto"/>
            <w:right w:val="none" w:sz="0" w:space="0" w:color="auto"/>
          </w:divBdr>
          <w:divsChild>
            <w:div w:id="582835347">
              <w:marLeft w:val="0"/>
              <w:marRight w:val="0"/>
              <w:marTop w:val="0"/>
              <w:marBottom w:val="0"/>
              <w:divBdr>
                <w:top w:val="none" w:sz="0" w:space="0" w:color="auto"/>
                <w:left w:val="none" w:sz="0" w:space="0" w:color="auto"/>
                <w:bottom w:val="none" w:sz="0" w:space="0" w:color="auto"/>
                <w:right w:val="none" w:sz="0" w:space="0" w:color="auto"/>
              </w:divBdr>
              <w:divsChild>
                <w:div w:id="734668449">
                  <w:marLeft w:val="0"/>
                  <w:marRight w:val="0"/>
                  <w:marTop w:val="0"/>
                  <w:marBottom w:val="0"/>
                  <w:divBdr>
                    <w:top w:val="none" w:sz="0" w:space="0" w:color="auto"/>
                    <w:left w:val="none" w:sz="0" w:space="0" w:color="auto"/>
                    <w:bottom w:val="none" w:sz="0" w:space="0" w:color="auto"/>
                    <w:right w:val="none" w:sz="0" w:space="0" w:color="auto"/>
                  </w:divBdr>
                </w:div>
                <w:div w:id="1231623767">
                  <w:marLeft w:val="0"/>
                  <w:marRight w:val="0"/>
                  <w:marTop w:val="0"/>
                  <w:marBottom w:val="0"/>
                  <w:divBdr>
                    <w:top w:val="none" w:sz="0" w:space="0" w:color="auto"/>
                    <w:left w:val="none" w:sz="0" w:space="0" w:color="auto"/>
                    <w:bottom w:val="none" w:sz="0" w:space="0" w:color="auto"/>
                    <w:right w:val="none" w:sz="0" w:space="0" w:color="auto"/>
                  </w:divBdr>
                  <w:divsChild>
                    <w:div w:id="206910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023">
          <w:marLeft w:val="0"/>
          <w:marRight w:val="0"/>
          <w:marTop w:val="0"/>
          <w:marBottom w:val="0"/>
          <w:divBdr>
            <w:top w:val="none" w:sz="0" w:space="0" w:color="auto"/>
            <w:left w:val="none" w:sz="0" w:space="0" w:color="auto"/>
            <w:bottom w:val="none" w:sz="0" w:space="0" w:color="auto"/>
            <w:right w:val="none" w:sz="0" w:space="0" w:color="auto"/>
          </w:divBdr>
          <w:divsChild>
            <w:div w:id="817574785">
              <w:marLeft w:val="0"/>
              <w:marRight w:val="0"/>
              <w:marTop w:val="0"/>
              <w:marBottom w:val="0"/>
              <w:divBdr>
                <w:top w:val="none" w:sz="0" w:space="0" w:color="auto"/>
                <w:left w:val="none" w:sz="0" w:space="0" w:color="auto"/>
                <w:bottom w:val="none" w:sz="0" w:space="0" w:color="auto"/>
                <w:right w:val="none" w:sz="0" w:space="0" w:color="auto"/>
              </w:divBdr>
              <w:divsChild>
                <w:div w:id="1081222175">
                  <w:marLeft w:val="0"/>
                  <w:marRight w:val="0"/>
                  <w:marTop w:val="0"/>
                  <w:marBottom w:val="0"/>
                  <w:divBdr>
                    <w:top w:val="none" w:sz="0" w:space="0" w:color="auto"/>
                    <w:left w:val="none" w:sz="0" w:space="0" w:color="auto"/>
                    <w:bottom w:val="none" w:sz="0" w:space="0" w:color="auto"/>
                    <w:right w:val="none" w:sz="0" w:space="0" w:color="auto"/>
                  </w:divBdr>
                </w:div>
                <w:div w:id="1401437882">
                  <w:marLeft w:val="0"/>
                  <w:marRight w:val="0"/>
                  <w:marTop w:val="0"/>
                  <w:marBottom w:val="0"/>
                  <w:divBdr>
                    <w:top w:val="none" w:sz="0" w:space="0" w:color="auto"/>
                    <w:left w:val="none" w:sz="0" w:space="0" w:color="auto"/>
                    <w:bottom w:val="none" w:sz="0" w:space="0" w:color="auto"/>
                    <w:right w:val="none" w:sz="0" w:space="0" w:color="auto"/>
                  </w:divBdr>
                </w:div>
                <w:div w:id="226066195">
                  <w:marLeft w:val="0"/>
                  <w:marRight w:val="0"/>
                  <w:marTop w:val="0"/>
                  <w:marBottom w:val="0"/>
                  <w:divBdr>
                    <w:top w:val="none" w:sz="0" w:space="0" w:color="auto"/>
                    <w:left w:val="none" w:sz="0" w:space="0" w:color="auto"/>
                    <w:bottom w:val="none" w:sz="0" w:space="0" w:color="auto"/>
                    <w:right w:val="none" w:sz="0" w:space="0" w:color="auto"/>
                  </w:divBdr>
                </w:div>
                <w:div w:id="501161493">
                  <w:marLeft w:val="0"/>
                  <w:marRight w:val="0"/>
                  <w:marTop w:val="0"/>
                  <w:marBottom w:val="0"/>
                  <w:divBdr>
                    <w:top w:val="none" w:sz="0" w:space="0" w:color="auto"/>
                    <w:left w:val="none" w:sz="0" w:space="0" w:color="auto"/>
                    <w:bottom w:val="none" w:sz="0" w:space="0" w:color="auto"/>
                    <w:right w:val="none" w:sz="0" w:space="0" w:color="auto"/>
                  </w:divBdr>
                </w:div>
                <w:div w:id="294799898">
                  <w:marLeft w:val="0"/>
                  <w:marRight w:val="0"/>
                  <w:marTop w:val="0"/>
                  <w:marBottom w:val="0"/>
                  <w:divBdr>
                    <w:top w:val="none" w:sz="0" w:space="0" w:color="auto"/>
                    <w:left w:val="none" w:sz="0" w:space="0" w:color="auto"/>
                    <w:bottom w:val="none" w:sz="0" w:space="0" w:color="auto"/>
                    <w:right w:val="none" w:sz="0" w:space="0" w:color="auto"/>
                  </w:divBdr>
                </w:div>
                <w:div w:id="1511719733">
                  <w:marLeft w:val="0"/>
                  <w:marRight w:val="0"/>
                  <w:marTop w:val="0"/>
                  <w:marBottom w:val="0"/>
                  <w:divBdr>
                    <w:top w:val="none" w:sz="0" w:space="0" w:color="auto"/>
                    <w:left w:val="none" w:sz="0" w:space="0" w:color="auto"/>
                    <w:bottom w:val="none" w:sz="0" w:space="0" w:color="auto"/>
                    <w:right w:val="none" w:sz="0" w:space="0" w:color="auto"/>
                  </w:divBdr>
                </w:div>
                <w:div w:id="122891640">
                  <w:marLeft w:val="0"/>
                  <w:marRight w:val="0"/>
                  <w:marTop w:val="0"/>
                  <w:marBottom w:val="0"/>
                  <w:divBdr>
                    <w:top w:val="none" w:sz="0" w:space="0" w:color="auto"/>
                    <w:left w:val="none" w:sz="0" w:space="0" w:color="auto"/>
                    <w:bottom w:val="none" w:sz="0" w:space="0" w:color="auto"/>
                    <w:right w:val="none" w:sz="0" w:space="0" w:color="auto"/>
                  </w:divBdr>
                </w:div>
                <w:div w:id="1709331680">
                  <w:marLeft w:val="0"/>
                  <w:marRight w:val="0"/>
                  <w:marTop w:val="0"/>
                  <w:marBottom w:val="0"/>
                  <w:divBdr>
                    <w:top w:val="none" w:sz="0" w:space="0" w:color="auto"/>
                    <w:left w:val="none" w:sz="0" w:space="0" w:color="auto"/>
                    <w:bottom w:val="none" w:sz="0" w:space="0" w:color="auto"/>
                    <w:right w:val="none" w:sz="0" w:space="0" w:color="auto"/>
                  </w:divBdr>
                </w:div>
                <w:div w:id="711879576">
                  <w:marLeft w:val="0"/>
                  <w:marRight w:val="0"/>
                  <w:marTop w:val="0"/>
                  <w:marBottom w:val="0"/>
                  <w:divBdr>
                    <w:top w:val="none" w:sz="0" w:space="0" w:color="auto"/>
                    <w:left w:val="none" w:sz="0" w:space="0" w:color="auto"/>
                    <w:bottom w:val="none" w:sz="0" w:space="0" w:color="auto"/>
                    <w:right w:val="none" w:sz="0" w:space="0" w:color="auto"/>
                  </w:divBdr>
                </w:div>
                <w:div w:id="1612784462">
                  <w:marLeft w:val="0"/>
                  <w:marRight w:val="0"/>
                  <w:marTop w:val="0"/>
                  <w:marBottom w:val="0"/>
                  <w:divBdr>
                    <w:top w:val="none" w:sz="0" w:space="0" w:color="auto"/>
                    <w:left w:val="none" w:sz="0" w:space="0" w:color="auto"/>
                    <w:bottom w:val="none" w:sz="0" w:space="0" w:color="auto"/>
                    <w:right w:val="none" w:sz="0" w:space="0" w:color="auto"/>
                  </w:divBdr>
                </w:div>
                <w:div w:id="158079391">
                  <w:marLeft w:val="0"/>
                  <w:marRight w:val="0"/>
                  <w:marTop w:val="0"/>
                  <w:marBottom w:val="0"/>
                  <w:divBdr>
                    <w:top w:val="none" w:sz="0" w:space="0" w:color="auto"/>
                    <w:left w:val="none" w:sz="0" w:space="0" w:color="auto"/>
                    <w:bottom w:val="none" w:sz="0" w:space="0" w:color="auto"/>
                    <w:right w:val="none" w:sz="0" w:space="0" w:color="auto"/>
                  </w:divBdr>
                </w:div>
                <w:div w:id="302659072">
                  <w:marLeft w:val="0"/>
                  <w:marRight w:val="0"/>
                  <w:marTop w:val="0"/>
                  <w:marBottom w:val="0"/>
                  <w:divBdr>
                    <w:top w:val="none" w:sz="0" w:space="0" w:color="auto"/>
                    <w:left w:val="none" w:sz="0" w:space="0" w:color="auto"/>
                    <w:bottom w:val="none" w:sz="0" w:space="0" w:color="auto"/>
                    <w:right w:val="none" w:sz="0" w:space="0" w:color="auto"/>
                  </w:divBdr>
                  <w:divsChild>
                    <w:div w:id="2053918263">
                      <w:marLeft w:val="0"/>
                      <w:marRight w:val="0"/>
                      <w:marTop w:val="0"/>
                      <w:marBottom w:val="0"/>
                      <w:divBdr>
                        <w:top w:val="none" w:sz="0" w:space="0" w:color="auto"/>
                        <w:left w:val="none" w:sz="0" w:space="0" w:color="auto"/>
                        <w:bottom w:val="none" w:sz="0" w:space="0" w:color="auto"/>
                        <w:right w:val="none" w:sz="0" w:space="0" w:color="auto"/>
                      </w:divBdr>
                    </w:div>
                    <w:div w:id="1132791671">
                      <w:marLeft w:val="0"/>
                      <w:marRight w:val="0"/>
                      <w:marTop w:val="0"/>
                      <w:marBottom w:val="0"/>
                      <w:divBdr>
                        <w:top w:val="none" w:sz="0" w:space="0" w:color="auto"/>
                        <w:left w:val="none" w:sz="0" w:space="0" w:color="auto"/>
                        <w:bottom w:val="none" w:sz="0" w:space="0" w:color="auto"/>
                        <w:right w:val="none" w:sz="0" w:space="0" w:color="auto"/>
                      </w:divBdr>
                    </w:div>
                    <w:div w:id="1751923827">
                      <w:marLeft w:val="0"/>
                      <w:marRight w:val="0"/>
                      <w:marTop w:val="0"/>
                      <w:marBottom w:val="0"/>
                      <w:divBdr>
                        <w:top w:val="none" w:sz="0" w:space="0" w:color="auto"/>
                        <w:left w:val="none" w:sz="0" w:space="0" w:color="auto"/>
                        <w:bottom w:val="none" w:sz="0" w:space="0" w:color="auto"/>
                        <w:right w:val="none" w:sz="0" w:space="0" w:color="auto"/>
                      </w:divBdr>
                    </w:div>
                    <w:div w:id="630136645">
                      <w:marLeft w:val="0"/>
                      <w:marRight w:val="0"/>
                      <w:marTop w:val="0"/>
                      <w:marBottom w:val="0"/>
                      <w:divBdr>
                        <w:top w:val="none" w:sz="0" w:space="0" w:color="auto"/>
                        <w:left w:val="none" w:sz="0" w:space="0" w:color="auto"/>
                        <w:bottom w:val="none" w:sz="0" w:space="0" w:color="auto"/>
                        <w:right w:val="none" w:sz="0" w:space="0" w:color="auto"/>
                      </w:divBdr>
                    </w:div>
                    <w:div w:id="547105938">
                      <w:marLeft w:val="0"/>
                      <w:marRight w:val="0"/>
                      <w:marTop w:val="0"/>
                      <w:marBottom w:val="0"/>
                      <w:divBdr>
                        <w:top w:val="none" w:sz="0" w:space="0" w:color="auto"/>
                        <w:left w:val="none" w:sz="0" w:space="0" w:color="auto"/>
                        <w:bottom w:val="none" w:sz="0" w:space="0" w:color="auto"/>
                        <w:right w:val="none" w:sz="0" w:space="0" w:color="auto"/>
                      </w:divBdr>
                    </w:div>
                    <w:div w:id="2066371558">
                      <w:marLeft w:val="0"/>
                      <w:marRight w:val="0"/>
                      <w:marTop w:val="0"/>
                      <w:marBottom w:val="0"/>
                      <w:divBdr>
                        <w:top w:val="none" w:sz="0" w:space="0" w:color="auto"/>
                        <w:left w:val="none" w:sz="0" w:space="0" w:color="auto"/>
                        <w:bottom w:val="none" w:sz="0" w:space="0" w:color="auto"/>
                        <w:right w:val="none" w:sz="0" w:space="0" w:color="auto"/>
                      </w:divBdr>
                    </w:div>
                    <w:div w:id="926889420">
                      <w:marLeft w:val="0"/>
                      <w:marRight w:val="0"/>
                      <w:marTop w:val="0"/>
                      <w:marBottom w:val="0"/>
                      <w:divBdr>
                        <w:top w:val="none" w:sz="0" w:space="0" w:color="auto"/>
                        <w:left w:val="none" w:sz="0" w:space="0" w:color="auto"/>
                        <w:bottom w:val="none" w:sz="0" w:space="0" w:color="auto"/>
                        <w:right w:val="none" w:sz="0" w:space="0" w:color="auto"/>
                      </w:divBdr>
                    </w:div>
                    <w:div w:id="1851869150">
                      <w:marLeft w:val="0"/>
                      <w:marRight w:val="0"/>
                      <w:marTop w:val="0"/>
                      <w:marBottom w:val="0"/>
                      <w:divBdr>
                        <w:top w:val="none" w:sz="0" w:space="0" w:color="auto"/>
                        <w:left w:val="none" w:sz="0" w:space="0" w:color="auto"/>
                        <w:bottom w:val="none" w:sz="0" w:space="0" w:color="auto"/>
                        <w:right w:val="none" w:sz="0" w:space="0" w:color="auto"/>
                      </w:divBdr>
                    </w:div>
                    <w:div w:id="495342164">
                      <w:marLeft w:val="0"/>
                      <w:marRight w:val="0"/>
                      <w:marTop w:val="0"/>
                      <w:marBottom w:val="0"/>
                      <w:divBdr>
                        <w:top w:val="none" w:sz="0" w:space="0" w:color="auto"/>
                        <w:left w:val="none" w:sz="0" w:space="0" w:color="auto"/>
                        <w:bottom w:val="none" w:sz="0" w:space="0" w:color="auto"/>
                        <w:right w:val="none" w:sz="0" w:space="0" w:color="auto"/>
                      </w:divBdr>
                    </w:div>
                    <w:div w:id="1907916132">
                      <w:marLeft w:val="0"/>
                      <w:marRight w:val="0"/>
                      <w:marTop w:val="0"/>
                      <w:marBottom w:val="0"/>
                      <w:divBdr>
                        <w:top w:val="none" w:sz="0" w:space="0" w:color="auto"/>
                        <w:left w:val="none" w:sz="0" w:space="0" w:color="auto"/>
                        <w:bottom w:val="none" w:sz="0" w:space="0" w:color="auto"/>
                        <w:right w:val="none" w:sz="0" w:space="0" w:color="auto"/>
                      </w:divBdr>
                    </w:div>
                    <w:div w:id="7413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142131">
          <w:marLeft w:val="0"/>
          <w:marRight w:val="0"/>
          <w:marTop w:val="0"/>
          <w:marBottom w:val="0"/>
          <w:divBdr>
            <w:top w:val="none" w:sz="0" w:space="0" w:color="auto"/>
            <w:left w:val="none" w:sz="0" w:space="0" w:color="auto"/>
            <w:bottom w:val="none" w:sz="0" w:space="0" w:color="auto"/>
            <w:right w:val="none" w:sz="0" w:space="0" w:color="auto"/>
          </w:divBdr>
          <w:divsChild>
            <w:div w:id="212079859">
              <w:marLeft w:val="0"/>
              <w:marRight w:val="0"/>
              <w:marTop w:val="0"/>
              <w:marBottom w:val="0"/>
              <w:divBdr>
                <w:top w:val="none" w:sz="0" w:space="0" w:color="auto"/>
                <w:left w:val="none" w:sz="0" w:space="0" w:color="auto"/>
                <w:bottom w:val="none" w:sz="0" w:space="0" w:color="auto"/>
                <w:right w:val="none" w:sz="0" w:space="0" w:color="auto"/>
              </w:divBdr>
              <w:divsChild>
                <w:div w:id="1994336963">
                  <w:marLeft w:val="0"/>
                  <w:marRight w:val="0"/>
                  <w:marTop w:val="0"/>
                  <w:marBottom w:val="0"/>
                  <w:divBdr>
                    <w:top w:val="none" w:sz="0" w:space="0" w:color="auto"/>
                    <w:left w:val="none" w:sz="0" w:space="0" w:color="auto"/>
                    <w:bottom w:val="none" w:sz="0" w:space="0" w:color="auto"/>
                    <w:right w:val="none" w:sz="0" w:space="0" w:color="auto"/>
                  </w:divBdr>
                </w:div>
                <w:div w:id="126092510">
                  <w:marLeft w:val="0"/>
                  <w:marRight w:val="0"/>
                  <w:marTop w:val="0"/>
                  <w:marBottom w:val="0"/>
                  <w:divBdr>
                    <w:top w:val="none" w:sz="0" w:space="0" w:color="auto"/>
                    <w:left w:val="none" w:sz="0" w:space="0" w:color="auto"/>
                    <w:bottom w:val="none" w:sz="0" w:space="0" w:color="auto"/>
                    <w:right w:val="none" w:sz="0" w:space="0" w:color="auto"/>
                  </w:divBdr>
                </w:div>
                <w:div w:id="919606778">
                  <w:marLeft w:val="0"/>
                  <w:marRight w:val="0"/>
                  <w:marTop w:val="0"/>
                  <w:marBottom w:val="0"/>
                  <w:divBdr>
                    <w:top w:val="none" w:sz="0" w:space="0" w:color="auto"/>
                    <w:left w:val="none" w:sz="0" w:space="0" w:color="auto"/>
                    <w:bottom w:val="none" w:sz="0" w:space="0" w:color="auto"/>
                    <w:right w:val="none" w:sz="0" w:space="0" w:color="auto"/>
                  </w:divBdr>
                </w:div>
                <w:div w:id="774519520">
                  <w:marLeft w:val="0"/>
                  <w:marRight w:val="0"/>
                  <w:marTop w:val="0"/>
                  <w:marBottom w:val="0"/>
                  <w:divBdr>
                    <w:top w:val="none" w:sz="0" w:space="0" w:color="auto"/>
                    <w:left w:val="none" w:sz="0" w:space="0" w:color="auto"/>
                    <w:bottom w:val="none" w:sz="0" w:space="0" w:color="auto"/>
                    <w:right w:val="none" w:sz="0" w:space="0" w:color="auto"/>
                  </w:divBdr>
                </w:div>
                <w:div w:id="765461617">
                  <w:marLeft w:val="0"/>
                  <w:marRight w:val="0"/>
                  <w:marTop w:val="0"/>
                  <w:marBottom w:val="0"/>
                  <w:divBdr>
                    <w:top w:val="none" w:sz="0" w:space="0" w:color="auto"/>
                    <w:left w:val="none" w:sz="0" w:space="0" w:color="auto"/>
                    <w:bottom w:val="none" w:sz="0" w:space="0" w:color="auto"/>
                    <w:right w:val="none" w:sz="0" w:space="0" w:color="auto"/>
                  </w:divBdr>
                </w:div>
                <w:div w:id="1708217332">
                  <w:marLeft w:val="0"/>
                  <w:marRight w:val="0"/>
                  <w:marTop w:val="0"/>
                  <w:marBottom w:val="0"/>
                  <w:divBdr>
                    <w:top w:val="none" w:sz="0" w:space="0" w:color="auto"/>
                    <w:left w:val="none" w:sz="0" w:space="0" w:color="auto"/>
                    <w:bottom w:val="none" w:sz="0" w:space="0" w:color="auto"/>
                    <w:right w:val="none" w:sz="0" w:space="0" w:color="auto"/>
                  </w:divBdr>
                </w:div>
                <w:div w:id="1192495624">
                  <w:marLeft w:val="0"/>
                  <w:marRight w:val="0"/>
                  <w:marTop w:val="0"/>
                  <w:marBottom w:val="0"/>
                  <w:divBdr>
                    <w:top w:val="none" w:sz="0" w:space="0" w:color="auto"/>
                    <w:left w:val="none" w:sz="0" w:space="0" w:color="auto"/>
                    <w:bottom w:val="none" w:sz="0" w:space="0" w:color="auto"/>
                    <w:right w:val="none" w:sz="0" w:space="0" w:color="auto"/>
                  </w:divBdr>
                </w:div>
                <w:div w:id="1295984694">
                  <w:marLeft w:val="0"/>
                  <w:marRight w:val="0"/>
                  <w:marTop w:val="0"/>
                  <w:marBottom w:val="0"/>
                  <w:divBdr>
                    <w:top w:val="none" w:sz="0" w:space="0" w:color="auto"/>
                    <w:left w:val="none" w:sz="0" w:space="0" w:color="auto"/>
                    <w:bottom w:val="none" w:sz="0" w:space="0" w:color="auto"/>
                    <w:right w:val="none" w:sz="0" w:space="0" w:color="auto"/>
                  </w:divBdr>
                </w:div>
                <w:div w:id="804272067">
                  <w:marLeft w:val="0"/>
                  <w:marRight w:val="0"/>
                  <w:marTop w:val="0"/>
                  <w:marBottom w:val="0"/>
                  <w:divBdr>
                    <w:top w:val="none" w:sz="0" w:space="0" w:color="auto"/>
                    <w:left w:val="none" w:sz="0" w:space="0" w:color="auto"/>
                    <w:bottom w:val="none" w:sz="0" w:space="0" w:color="auto"/>
                    <w:right w:val="none" w:sz="0" w:space="0" w:color="auto"/>
                  </w:divBdr>
                </w:div>
                <w:div w:id="1541434049">
                  <w:marLeft w:val="0"/>
                  <w:marRight w:val="0"/>
                  <w:marTop w:val="0"/>
                  <w:marBottom w:val="0"/>
                  <w:divBdr>
                    <w:top w:val="none" w:sz="0" w:space="0" w:color="auto"/>
                    <w:left w:val="none" w:sz="0" w:space="0" w:color="auto"/>
                    <w:bottom w:val="none" w:sz="0" w:space="0" w:color="auto"/>
                    <w:right w:val="none" w:sz="0" w:space="0" w:color="auto"/>
                  </w:divBdr>
                </w:div>
                <w:div w:id="330761651">
                  <w:marLeft w:val="0"/>
                  <w:marRight w:val="0"/>
                  <w:marTop w:val="0"/>
                  <w:marBottom w:val="0"/>
                  <w:divBdr>
                    <w:top w:val="none" w:sz="0" w:space="0" w:color="auto"/>
                    <w:left w:val="none" w:sz="0" w:space="0" w:color="auto"/>
                    <w:bottom w:val="none" w:sz="0" w:space="0" w:color="auto"/>
                    <w:right w:val="none" w:sz="0" w:space="0" w:color="auto"/>
                  </w:divBdr>
                </w:div>
                <w:div w:id="676737471">
                  <w:marLeft w:val="0"/>
                  <w:marRight w:val="0"/>
                  <w:marTop w:val="0"/>
                  <w:marBottom w:val="0"/>
                  <w:divBdr>
                    <w:top w:val="none" w:sz="0" w:space="0" w:color="auto"/>
                    <w:left w:val="none" w:sz="0" w:space="0" w:color="auto"/>
                    <w:bottom w:val="none" w:sz="0" w:space="0" w:color="auto"/>
                    <w:right w:val="none" w:sz="0" w:space="0" w:color="auto"/>
                  </w:divBdr>
                </w:div>
                <w:div w:id="62073065">
                  <w:marLeft w:val="0"/>
                  <w:marRight w:val="0"/>
                  <w:marTop w:val="0"/>
                  <w:marBottom w:val="0"/>
                  <w:divBdr>
                    <w:top w:val="none" w:sz="0" w:space="0" w:color="auto"/>
                    <w:left w:val="none" w:sz="0" w:space="0" w:color="auto"/>
                    <w:bottom w:val="none" w:sz="0" w:space="0" w:color="auto"/>
                    <w:right w:val="none" w:sz="0" w:space="0" w:color="auto"/>
                  </w:divBdr>
                </w:div>
                <w:div w:id="247932226">
                  <w:marLeft w:val="0"/>
                  <w:marRight w:val="0"/>
                  <w:marTop w:val="0"/>
                  <w:marBottom w:val="0"/>
                  <w:divBdr>
                    <w:top w:val="none" w:sz="0" w:space="0" w:color="auto"/>
                    <w:left w:val="none" w:sz="0" w:space="0" w:color="auto"/>
                    <w:bottom w:val="none" w:sz="0" w:space="0" w:color="auto"/>
                    <w:right w:val="none" w:sz="0" w:space="0" w:color="auto"/>
                  </w:divBdr>
                </w:div>
                <w:div w:id="1870678384">
                  <w:marLeft w:val="0"/>
                  <w:marRight w:val="0"/>
                  <w:marTop w:val="0"/>
                  <w:marBottom w:val="0"/>
                  <w:divBdr>
                    <w:top w:val="none" w:sz="0" w:space="0" w:color="auto"/>
                    <w:left w:val="none" w:sz="0" w:space="0" w:color="auto"/>
                    <w:bottom w:val="none" w:sz="0" w:space="0" w:color="auto"/>
                    <w:right w:val="none" w:sz="0" w:space="0" w:color="auto"/>
                  </w:divBdr>
                </w:div>
                <w:div w:id="1984188121">
                  <w:marLeft w:val="0"/>
                  <w:marRight w:val="0"/>
                  <w:marTop w:val="0"/>
                  <w:marBottom w:val="0"/>
                  <w:divBdr>
                    <w:top w:val="none" w:sz="0" w:space="0" w:color="auto"/>
                    <w:left w:val="none" w:sz="0" w:space="0" w:color="auto"/>
                    <w:bottom w:val="none" w:sz="0" w:space="0" w:color="auto"/>
                    <w:right w:val="none" w:sz="0" w:space="0" w:color="auto"/>
                  </w:divBdr>
                </w:div>
                <w:div w:id="37627033">
                  <w:marLeft w:val="0"/>
                  <w:marRight w:val="0"/>
                  <w:marTop w:val="0"/>
                  <w:marBottom w:val="0"/>
                  <w:divBdr>
                    <w:top w:val="none" w:sz="0" w:space="0" w:color="auto"/>
                    <w:left w:val="none" w:sz="0" w:space="0" w:color="auto"/>
                    <w:bottom w:val="none" w:sz="0" w:space="0" w:color="auto"/>
                    <w:right w:val="none" w:sz="0" w:space="0" w:color="auto"/>
                  </w:divBdr>
                </w:div>
                <w:div w:id="54165485">
                  <w:marLeft w:val="0"/>
                  <w:marRight w:val="0"/>
                  <w:marTop w:val="0"/>
                  <w:marBottom w:val="0"/>
                  <w:divBdr>
                    <w:top w:val="none" w:sz="0" w:space="0" w:color="auto"/>
                    <w:left w:val="none" w:sz="0" w:space="0" w:color="auto"/>
                    <w:bottom w:val="none" w:sz="0" w:space="0" w:color="auto"/>
                    <w:right w:val="none" w:sz="0" w:space="0" w:color="auto"/>
                  </w:divBdr>
                </w:div>
                <w:div w:id="1129279958">
                  <w:marLeft w:val="0"/>
                  <w:marRight w:val="0"/>
                  <w:marTop w:val="0"/>
                  <w:marBottom w:val="0"/>
                  <w:divBdr>
                    <w:top w:val="none" w:sz="0" w:space="0" w:color="auto"/>
                    <w:left w:val="none" w:sz="0" w:space="0" w:color="auto"/>
                    <w:bottom w:val="none" w:sz="0" w:space="0" w:color="auto"/>
                    <w:right w:val="none" w:sz="0" w:space="0" w:color="auto"/>
                  </w:divBdr>
                </w:div>
                <w:div w:id="1522281880">
                  <w:marLeft w:val="0"/>
                  <w:marRight w:val="0"/>
                  <w:marTop w:val="0"/>
                  <w:marBottom w:val="0"/>
                  <w:divBdr>
                    <w:top w:val="none" w:sz="0" w:space="0" w:color="auto"/>
                    <w:left w:val="none" w:sz="0" w:space="0" w:color="auto"/>
                    <w:bottom w:val="none" w:sz="0" w:space="0" w:color="auto"/>
                    <w:right w:val="none" w:sz="0" w:space="0" w:color="auto"/>
                  </w:divBdr>
                </w:div>
                <w:div w:id="877739724">
                  <w:marLeft w:val="0"/>
                  <w:marRight w:val="0"/>
                  <w:marTop w:val="0"/>
                  <w:marBottom w:val="0"/>
                  <w:divBdr>
                    <w:top w:val="none" w:sz="0" w:space="0" w:color="auto"/>
                    <w:left w:val="none" w:sz="0" w:space="0" w:color="auto"/>
                    <w:bottom w:val="none" w:sz="0" w:space="0" w:color="auto"/>
                    <w:right w:val="none" w:sz="0" w:space="0" w:color="auto"/>
                  </w:divBdr>
                </w:div>
                <w:div w:id="1009789776">
                  <w:marLeft w:val="0"/>
                  <w:marRight w:val="0"/>
                  <w:marTop w:val="0"/>
                  <w:marBottom w:val="0"/>
                  <w:divBdr>
                    <w:top w:val="none" w:sz="0" w:space="0" w:color="auto"/>
                    <w:left w:val="none" w:sz="0" w:space="0" w:color="auto"/>
                    <w:bottom w:val="none" w:sz="0" w:space="0" w:color="auto"/>
                    <w:right w:val="none" w:sz="0" w:space="0" w:color="auto"/>
                  </w:divBdr>
                </w:div>
                <w:div w:id="278608957">
                  <w:marLeft w:val="0"/>
                  <w:marRight w:val="0"/>
                  <w:marTop w:val="0"/>
                  <w:marBottom w:val="0"/>
                  <w:divBdr>
                    <w:top w:val="none" w:sz="0" w:space="0" w:color="auto"/>
                    <w:left w:val="none" w:sz="0" w:space="0" w:color="auto"/>
                    <w:bottom w:val="none" w:sz="0" w:space="0" w:color="auto"/>
                    <w:right w:val="none" w:sz="0" w:space="0" w:color="auto"/>
                  </w:divBdr>
                  <w:divsChild>
                    <w:div w:id="516503671">
                      <w:marLeft w:val="0"/>
                      <w:marRight w:val="0"/>
                      <w:marTop w:val="0"/>
                      <w:marBottom w:val="0"/>
                      <w:divBdr>
                        <w:top w:val="none" w:sz="0" w:space="0" w:color="auto"/>
                        <w:left w:val="none" w:sz="0" w:space="0" w:color="auto"/>
                        <w:bottom w:val="none" w:sz="0" w:space="0" w:color="auto"/>
                        <w:right w:val="none" w:sz="0" w:space="0" w:color="auto"/>
                      </w:divBdr>
                    </w:div>
                    <w:div w:id="1302224754">
                      <w:marLeft w:val="0"/>
                      <w:marRight w:val="0"/>
                      <w:marTop w:val="0"/>
                      <w:marBottom w:val="0"/>
                      <w:divBdr>
                        <w:top w:val="none" w:sz="0" w:space="0" w:color="auto"/>
                        <w:left w:val="none" w:sz="0" w:space="0" w:color="auto"/>
                        <w:bottom w:val="none" w:sz="0" w:space="0" w:color="auto"/>
                        <w:right w:val="none" w:sz="0" w:space="0" w:color="auto"/>
                      </w:divBdr>
                    </w:div>
                    <w:div w:id="1139301112">
                      <w:marLeft w:val="0"/>
                      <w:marRight w:val="0"/>
                      <w:marTop w:val="0"/>
                      <w:marBottom w:val="0"/>
                      <w:divBdr>
                        <w:top w:val="none" w:sz="0" w:space="0" w:color="auto"/>
                        <w:left w:val="none" w:sz="0" w:space="0" w:color="auto"/>
                        <w:bottom w:val="none" w:sz="0" w:space="0" w:color="auto"/>
                        <w:right w:val="none" w:sz="0" w:space="0" w:color="auto"/>
                      </w:divBdr>
                    </w:div>
                    <w:div w:id="1918591085">
                      <w:marLeft w:val="0"/>
                      <w:marRight w:val="0"/>
                      <w:marTop w:val="0"/>
                      <w:marBottom w:val="0"/>
                      <w:divBdr>
                        <w:top w:val="none" w:sz="0" w:space="0" w:color="auto"/>
                        <w:left w:val="none" w:sz="0" w:space="0" w:color="auto"/>
                        <w:bottom w:val="none" w:sz="0" w:space="0" w:color="auto"/>
                        <w:right w:val="none" w:sz="0" w:space="0" w:color="auto"/>
                      </w:divBdr>
                    </w:div>
                    <w:div w:id="1690451038">
                      <w:marLeft w:val="0"/>
                      <w:marRight w:val="0"/>
                      <w:marTop w:val="0"/>
                      <w:marBottom w:val="0"/>
                      <w:divBdr>
                        <w:top w:val="none" w:sz="0" w:space="0" w:color="auto"/>
                        <w:left w:val="none" w:sz="0" w:space="0" w:color="auto"/>
                        <w:bottom w:val="none" w:sz="0" w:space="0" w:color="auto"/>
                        <w:right w:val="none" w:sz="0" w:space="0" w:color="auto"/>
                      </w:divBdr>
                    </w:div>
                    <w:div w:id="1805540268">
                      <w:marLeft w:val="0"/>
                      <w:marRight w:val="0"/>
                      <w:marTop w:val="0"/>
                      <w:marBottom w:val="0"/>
                      <w:divBdr>
                        <w:top w:val="none" w:sz="0" w:space="0" w:color="auto"/>
                        <w:left w:val="none" w:sz="0" w:space="0" w:color="auto"/>
                        <w:bottom w:val="none" w:sz="0" w:space="0" w:color="auto"/>
                        <w:right w:val="none" w:sz="0" w:space="0" w:color="auto"/>
                      </w:divBdr>
                    </w:div>
                    <w:div w:id="1706640455">
                      <w:marLeft w:val="0"/>
                      <w:marRight w:val="0"/>
                      <w:marTop w:val="0"/>
                      <w:marBottom w:val="0"/>
                      <w:divBdr>
                        <w:top w:val="none" w:sz="0" w:space="0" w:color="auto"/>
                        <w:left w:val="none" w:sz="0" w:space="0" w:color="auto"/>
                        <w:bottom w:val="none" w:sz="0" w:space="0" w:color="auto"/>
                        <w:right w:val="none" w:sz="0" w:space="0" w:color="auto"/>
                      </w:divBdr>
                    </w:div>
                    <w:div w:id="1818958635">
                      <w:marLeft w:val="0"/>
                      <w:marRight w:val="0"/>
                      <w:marTop w:val="0"/>
                      <w:marBottom w:val="0"/>
                      <w:divBdr>
                        <w:top w:val="none" w:sz="0" w:space="0" w:color="auto"/>
                        <w:left w:val="none" w:sz="0" w:space="0" w:color="auto"/>
                        <w:bottom w:val="none" w:sz="0" w:space="0" w:color="auto"/>
                        <w:right w:val="none" w:sz="0" w:space="0" w:color="auto"/>
                      </w:divBdr>
                    </w:div>
                    <w:div w:id="1190221448">
                      <w:marLeft w:val="0"/>
                      <w:marRight w:val="0"/>
                      <w:marTop w:val="0"/>
                      <w:marBottom w:val="0"/>
                      <w:divBdr>
                        <w:top w:val="none" w:sz="0" w:space="0" w:color="auto"/>
                        <w:left w:val="none" w:sz="0" w:space="0" w:color="auto"/>
                        <w:bottom w:val="none" w:sz="0" w:space="0" w:color="auto"/>
                        <w:right w:val="none" w:sz="0" w:space="0" w:color="auto"/>
                      </w:divBdr>
                    </w:div>
                    <w:div w:id="1182546499">
                      <w:marLeft w:val="0"/>
                      <w:marRight w:val="0"/>
                      <w:marTop w:val="0"/>
                      <w:marBottom w:val="0"/>
                      <w:divBdr>
                        <w:top w:val="none" w:sz="0" w:space="0" w:color="auto"/>
                        <w:left w:val="none" w:sz="0" w:space="0" w:color="auto"/>
                        <w:bottom w:val="none" w:sz="0" w:space="0" w:color="auto"/>
                        <w:right w:val="none" w:sz="0" w:space="0" w:color="auto"/>
                      </w:divBdr>
                    </w:div>
                    <w:div w:id="772362242">
                      <w:marLeft w:val="0"/>
                      <w:marRight w:val="0"/>
                      <w:marTop w:val="0"/>
                      <w:marBottom w:val="0"/>
                      <w:divBdr>
                        <w:top w:val="none" w:sz="0" w:space="0" w:color="auto"/>
                        <w:left w:val="none" w:sz="0" w:space="0" w:color="auto"/>
                        <w:bottom w:val="none" w:sz="0" w:space="0" w:color="auto"/>
                        <w:right w:val="none" w:sz="0" w:space="0" w:color="auto"/>
                      </w:divBdr>
                    </w:div>
                    <w:div w:id="2122793896">
                      <w:marLeft w:val="0"/>
                      <w:marRight w:val="0"/>
                      <w:marTop w:val="0"/>
                      <w:marBottom w:val="0"/>
                      <w:divBdr>
                        <w:top w:val="none" w:sz="0" w:space="0" w:color="auto"/>
                        <w:left w:val="none" w:sz="0" w:space="0" w:color="auto"/>
                        <w:bottom w:val="none" w:sz="0" w:space="0" w:color="auto"/>
                        <w:right w:val="none" w:sz="0" w:space="0" w:color="auto"/>
                      </w:divBdr>
                    </w:div>
                    <w:div w:id="240257205">
                      <w:marLeft w:val="0"/>
                      <w:marRight w:val="0"/>
                      <w:marTop w:val="0"/>
                      <w:marBottom w:val="0"/>
                      <w:divBdr>
                        <w:top w:val="none" w:sz="0" w:space="0" w:color="auto"/>
                        <w:left w:val="none" w:sz="0" w:space="0" w:color="auto"/>
                        <w:bottom w:val="none" w:sz="0" w:space="0" w:color="auto"/>
                        <w:right w:val="none" w:sz="0" w:space="0" w:color="auto"/>
                      </w:divBdr>
                    </w:div>
                    <w:div w:id="91586329">
                      <w:marLeft w:val="0"/>
                      <w:marRight w:val="0"/>
                      <w:marTop w:val="0"/>
                      <w:marBottom w:val="0"/>
                      <w:divBdr>
                        <w:top w:val="none" w:sz="0" w:space="0" w:color="auto"/>
                        <w:left w:val="none" w:sz="0" w:space="0" w:color="auto"/>
                        <w:bottom w:val="none" w:sz="0" w:space="0" w:color="auto"/>
                        <w:right w:val="none" w:sz="0" w:space="0" w:color="auto"/>
                      </w:divBdr>
                    </w:div>
                    <w:div w:id="139352745">
                      <w:marLeft w:val="0"/>
                      <w:marRight w:val="0"/>
                      <w:marTop w:val="0"/>
                      <w:marBottom w:val="0"/>
                      <w:divBdr>
                        <w:top w:val="none" w:sz="0" w:space="0" w:color="auto"/>
                        <w:left w:val="none" w:sz="0" w:space="0" w:color="auto"/>
                        <w:bottom w:val="none" w:sz="0" w:space="0" w:color="auto"/>
                        <w:right w:val="none" w:sz="0" w:space="0" w:color="auto"/>
                      </w:divBdr>
                    </w:div>
                    <w:div w:id="544098439">
                      <w:marLeft w:val="0"/>
                      <w:marRight w:val="0"/>
                      <w:marTop w:val="0"/>
                      <w:marBottom w:val="0"/>
                      <w:divBdr>
                        <w:top w:val="none" w:sz="0" w:space="0" w:color="auto"/>
                        <w:left w:val="none" w:sz="0" w:space="0" w:color="auto"/>
                        <w:bottom w:val="none" w:sz="0" w:space="0" w:color="auto"/>
                        <w:right w:val="none" w:sz="0" w:space="0" w:color="auto"/>
                      </w:divBdr>
                    </w:div>
                    <w:div w:id="195699390">
                      <w:marLeft w:val="0"/>
                      <w:marRight w:val="0"/>
                      <w:marTop w:val="0"/>
                      <w:marBottom w:val="0"/>
                      <w:divBdr>
                        <w:top w:val="none" w:sz="0" w:space="0" w:color="auto"/>
                        <w:left w:val="none" w:sz="0" w:space="0" w:color="auto"/>
                        <w:bottom w:val="none" w:sz="0" w:space="0" w:color="auto"/>
                        <w:right w:val="none" w:sz="0" w:space="0" w:color="auto"/>
                      </w:divBdr>
                    </w:div>
                    <w:div w:id="1980721497">
                      <w:marLeft w:val="0"/>
                      <w:marRight w:val="0"/>
                      <w:marTop w:val="0"/>
                      <w:marBottom w:val="0"/>
                      <w:divBdr>
                        <w:top w:val="none" w:sz="0" w:space="0" w:color="auto"/>
                        <w:left w:val="none" w:sz="0" w:space="0" w:color="auto"/>
                        <w:bottom w:val="none" w:sz="0" w:space="0" w:color="auto"/>
                        <w:right w:val="none" w:sz="0" w:space="0" w:color="auto"/>
                      </w:divBdr>
                    </w:div>
                    <w:div w:id="765274855">
                      <w:marLeft w:val="0"/>
                      <w:marRight w:val="0"/>
                      <w:marTop w:val="0"/>
                      <w:marBottom w:val="0"/>
                      <w:divBdr>
                        <w:top w:val="none" w:sz="0" w:space="0" w:color="auto"/>
                        <w:left w:val="none" w:sz="0" w:space="0" w:color="auto"/>
                        <w:bottom w:val="none" w:sz="0" w:space="0" w:color="auto"/>
                        <w:right w:val="none" w:sz="0" w:space="0" w:color="auto"/>
                      </w:divBdr>
                    </w:div>
                    <w:div w:id="1881166537">
                      <w:marLeft w:val="0"/>
                      <w:marRight w:val="0"/>
                      <w:marTop w:val="0"/>
                      <w:marBottom w:val="0"/>
                      <w:divBdr>
                        <w:top w:val="none" w:sz="0" w:space="0" w:color="auto"/>
                        <w:left w:val="none" w:sz="0" w:space="0" w:color="auto"/>
                        <w:bottom w:val="none" w:sz="0" w:space="0" w:color="auto"/>
                        <w:right w:val="none" w:sz="0" w:space="0" w:color="auto"/>
                      </w:divBdr>
                    </w:div>
                    <w:div w:id="2068647479">
                      <w:marLeft w:val="0"/>
                      <w:marRight w:val="0"/>
                      <w:marTop w:val="0"/>
                      <w:marBottom w:val="0"/>
                      <w:divBdr>
                        <w:top w:val="none" w:sz="0" w:space="0" w:color="auto"/>
                        <w:left w:val="none" w:sz="0" w:space="0" w:color="auto"/>
                        <w:bottom w:val="none" w:sz="0" w:space="0" w:color="auto"/>
                        <w:right w:val="none" w:sz="0" w:space="0" w:color="auto"/>
                      </w:divBdr>
                    </w:div>
                    <w:div w:id="176896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689544">
          <w:marLeft w:val="0"/>
          <w:marRight w:val="0"/>
          <w:marTop w:val="0"/>
          <w:marBottom w:val="0"/>
          <w:divBdr>
            <w:top w:val="none" w:sz="0" w:space="0" w:color="auto"/>
            <w:left w:val="none" w:sz="0" w:space="0" w:color="auto"/>
            <w:bottom w:val="none" w:sz="0" w:space="0" w:color="auto"/>
            <w:right w:val="none" w:sz="0" w:space="0" w:color="auto"/>
          </w:divBdr>
          <w:divsChild>
            <w:div w:id="1835493781">
              <w:marLeft w:val="0"/>
              <w:marRight w:val="0"/>
              <w:marTop w:val="0"/>
              <w:marBottom w:val="0"/>
              <w:divBdr>
                <w:top w:val="none" w:sz="0" w:space="0" w:color="auto"/>
                <w:left w:val="none" w:sz="0" w:space="0" w:color="auto"/>
                <w:bottom w:val="none" w:sz="0" w:space="0" w:color="auto"/>
                <w:right w:val="none" w:sz="0" w:space="0" w:color="auto"/>
              </w:divBdr>
              <w:divsChild>
                <w:div w:id="979920103">
                  <w:marLeft w:val="0"/>
                  <w:marRight w:val="0"/>
                  <w:marTop w:val="0"/>
                  <w:marBottom w:val="0"/>
                  <w:divBdr>
                    <w:top w:val="none" w:sz="0" w:space="0" w:color="auto"/>
                    <w:left w:val="none" w:sz="0" w:space="0" w:color="auto"/>
                    <w:bottom w:val="none" w:sz="0" w:space="0" w:color="auto"/>
                    <w:right w:val="none" w:sz="0" w:space="0" w:color="auto"/>
                  </w:divBdr>
                </w:div>
                <w:div w:id="694841113">
                  <w:marLeft w:val="0"/>
                  <w:marRight w:val="0"/>
                  <w:marTop w:val="0"/>
                  <w:marBottom w:val="0"/>
                  <w:divBdr>
                    <w:top w:val="none" w:sz="0" w:space="0" w:color="auto"/>
                    <w:left w:val="none" w:sz="0" w:space="0" w:color="auto"/>
                    <w:bottom w:val="none" w:sz="0" w:space="0" w:color="auto"/>
                    <w:right w:val="none" w:sz="0" w:space="0" w:color="auto"/>
                  </w:divBdr>
                </w:div>
                <w:div w:id="1143813118">
                  <w:marLeft w:val="0"/>
                  <w:marRight w:val="0"/>
                  <w:marTop w:val="0"/>
                  <w:marBottom w:val="0"/>
                  <w:divBdr>
                    <w:top w:val="none" w:sz="0" w:space="0" w:color="auto"/>
                    <w:left w:val="none" w:sz="0" w:space="0" w:color="auto"/>
                    <w:bottom w:val="none" w:sz="0" w:space="0" w:color="auto"/>
                    <w:right w:val="none" w:sz="0" w:space="0" w:color="auto"/>
                  </w:divBdr>
                </w:div>
                <w:div w:id="992563395">
                  <w:marLeft w:val="0"/>
                  <w:marRight w:val="0"/>
                  <w:marTop w:val="0"/>
                  <w:marBottom w:val="0"/>
                  <w:divBdr>
                    <w:top w:val="none" w:sz="0" w:space="0" w:color="auto"/>
                    <w:left w:val="none" w:sz="0" w:space="0" w:color="auto"/>
                    <w:bottom w:val="none" w:sz="0" w:space="0" w:color="auto"/>
                    <w:right w:val="none" w:sz="0" w:space="0" w:color="auto"/>
                  </w:divBdr>
                </w:div>
                <w:div w:id="1685546658">
                  <w:marLeft w:val="0"/>
                  <w:marRight w:val="0"/>
                  <w:marTop w:val="0"/>
                  <w:marBottom w:val="0"/>
                  <w:divBdr>
                    <w:top w:val="none" w:sz="0" w:space="0" w:color="auto"/>
                    <w:left w:val="none" w:sz="0" w:space="0" w:color="auto"/>
                    <w:bottom w:val="none" w:sz="0" w:space="0" w:color="auto"/>
                    <w:right w:val="none" w:sz="0" w:space="0" w:color="auto"/>
                  </w:divBdr>
                </w:div>
                <w:div w:id="2019580947">
                  <w:marLeft w:val="0"/>
                  <w:marRight w:val="0"/>
                  <w:marTop w:val="0"/>
                  <w:marBottom w:val="0"/>
                  <w:divBdr>
                    <w:top w:val="none" w:sz="0" w:space="0" w:color="auto"/>
                    <w:left w:val="none" w:sz="0" w:space="0" w:color="auto"/>
                    <w:bottom w:val="none" w:sz="0" w:space="0" w:color="auto"/>
                    <w:right w:val="none" w:sz="0" w:space="0" w:color="auto"/>
                  </w:divBdr>
                </w:div>
                <w:div w:id="1865899028">
                  <w:marLeft w:val="0"/>
                  <w:marRight w:val="0"/>
                  <w:marTop w:val="0"/>
                  <w:marBottom w:val="0"/>
                  <w:divBdr>
                    <w:top w:val="none" w:sz="0" w:space="0" w:color="auto"/>
                    <w:left w:val="none" w:sz="0" w:space="0" w:color="auto"/>
                    <w:bottom w:val="none" w:sz="0" w:space="0" w:color="auto"/>
                    <w:right w:val="none" w:sz="0" w:space="0" w:color="auto"/>
                  </w:divBdr>
                </w:div>
                <w:div w:id="258830470">
                  <w:marLeft w:val="0"/>
                  <w:marRight w:val="0"/>
                  <w:marTop w:val="0"/>
                  <w:marBottom w:val="0"/>
                  <w:divBdr>
                    <w:top w:val="none" w:sz="0" w:space="0" w:color="auto"/>
                    <w:left w:val="none" w:sz="0" w:space="0" w:color="auto"/>
                    <w:bottom w:val="none" w:sz="0" w:space="0" w:color="auto"/>
                    <w:right w:val="none" w:sz="0" w:space="0" w:color="auto"/>
                  </w:divBdr>
                </w:div>
                <w:div w:id="1614094220">
                  <w:marLeft w:val="0"/>
                  <w:marRight w:val="0"/>
                  <w:marTop w:val="0"/>
                  <w:marBottom w:val="0"/>
                  <w:divBdr>
                    <w:top w:val="none" w:sz="0" w:space="0" w:color="auto"/>
                    <w:left w:val="none" w:sz="0" w:space="0" w:color="auto"/>
                    <w:bottom w:val="none" w:sz="0" w:space="0" w:color="auto"/>
                    <w:right w:val="none" w:sz="0" w:space="0" w:color="auto"/>
                  </w:divBdr>
                </w:div>
                <w:div w:id="1161044680">
                  <w:marLeft w:val="0"/>
                  <w:marRight w:val="0"/>
                  <w:marTop w:val="0"/>
                  <w:marBottom w:val="0"/>
                  <w:divBdr>
                    <w:top w:val="none" w:sz="0" w:space="0" w:color="auto"/>
                    <w:left w:val="none" w:sz="0" w:space="0" w:color="auto"/>
                    <w:bottom w:val="none" w:sz="0" w:space="0" w:color="auto"/>
                    <w:right w:val="none" w:sz="0" w:space="0" w:color="auto"/>
                  </w:divBdr>
                </w:div>
                <w:div w:id="1944651209">
                  <w:marLeft w:val="0"/>
                  <w:marRight w:val="0"/>
                  <w:marTop w:val="0"/>
                  <w:marBottom w:val="0"/>
                  <w:divBdr>
                    <w:top w:val="none" w:sz="0" w:space="0" w:color="auto"/>
                    <w:left w:val="none" w:sz="0" w:space="0" w:color="auto"/>
                    <w:bottom w:val="none" w:sz="0" w:space="0" w:color="auto"/>
                    <w:right w:val="none" w:sz="0" w:space="0" w:color="auto"/>
                  </w:divBdr>
                </w:div>
                <w:div w:id="49810147">
                  <w:marLeft w:val="0"/>
                  <w:marRight w:val="0"/>
                  <w:marTop w:val="0"/>
                  <w:marBottom w:val="0"/>
                  <w:divBdr>
                    <w:top w:val="none" w:sz="0" w:space="0" w:color="auto"/>
                    <w:left w:val="none" w:sz="0" w:space="0" w:color="auto"/>
                    <w:bottom w:val="none" w:sz="0" w:space="0" w:color="auto"/>
                    <w:right w:val="none" w:sz="0" w:space="0" w:color="auto"/>
                  </w:divBdr>
                </w:div>
                <w:div w:id="1130590398">
                  <w:marLeft w:val="0"/>
                  <w:marRight w:val="0"/>
                  <w:marTop w:val="0"/>
                  <w:marBottom w:val="0"/>
                  <w:divBdr>
                    <w:top w:val="none" w:sz="0" w:space="0" w:color="auto"/>
                    <w:left w:val="none" w:sz="0" w:space="0" w:color="auto"/>
                    <w:bottom w:val="none" w:sz="0" w:space="0" w:color="auto"/>
                    <w:right w:val="none" w:sz="0" w:space="0" w:color="auto"/>
                  </w:divBdr>
                </w:div>
                <w:div w:id="1218396139">
                  <w:marLeft w:val="0"/>
                  <w:marRight w:val="0"/>
                  <w:marTop w:val="0"/>
                  <w:marBottom w:val="0"/>
                  <w:divBdr>
                    <w:top w:val="none" w:sz="0" w:space="0" w:color="auto"/>
                    <w:left w:val="none" w:sz="0" w:space="0" w:color="auto"/>
                    <w:bottom w:val="none" w:sz="0" w:space="0" w:color="auto"/>
                    <w:right w:val="none" w:sz="0" w:space="0" w:color="auto"/>
                  </w:divBdr>
                </w:div>
                <w:div w:id="947665657">
                  <w:marLeft w:val="0"/>
                  <w:marRight w:val="0"/>
                  <w:marTop w:val="0"/>
                  <w:marBottom w:val="0"/>
                  <w:divBdr>
                    <w:top w:val="none" w:sz="0" w:space="0" w:color="auto"/>
                    <w:left w:val="none" w:sz="0" w:space="0" w:color="auto"/>
                    <w:bottom w:val="none" w:sz="0" w:space="0" w:color="auto"/>
                    <w:right w:val="none" w:sz="0" w:space="0" w:color="auto"/>
                  </w:divBdr>
                </w:div>
                <w:div w:id="1100177844">
                  <w:marLeft w:val="0"/>
                  <w:marRight w:val="0"/>
                  <w:marTop w:val="0"/>
                  <w:marBottom w:val="0"/>
                  <w:divBdr>
                    <w:top w:val="none" w:sz="0" w:space="0" w:color="auto"/>
                    <w:left w:val="none" w:sz="0" w:space="0" w:color="auto"/>
                    <w:bottom w:val="none" w:sz="0" w:space="0" w:color="auto"/>
                    <w:right w:val="none" w:sz="0" w:space="0" w:color="auto"/>
                  </w:divBdr>
                  <w:divsChild>
                    <w:div w:id="131027713">
                      <w:marLeft w:val="0"/>
                      <w:marRight w:val="0"/>
                      <w:marTop w:val="0"/>
                      <w:marBottom w:val="0"/>
                      <w:divBdr>
                        <w:top w:val="none" w:sz="0" w:space="0" w:color="auto"/>
                        <w:left w:val="none" w:sz="0" w:space="0" w:color="auto"/>
                        <w:bottom w:val="none" w:sz="0" w:space="0" w:color="auto"/>
                        <w:right w:val="none" w:sz="0" w:space="0" w:color="auto"/>
                      </w:divBdr>
                    </w:div>
                    <w:div w:id="1912352225">
                      <w:marLeft w:val="0"/>
                      <w:marRight w:val="0"/>
                      <w:marTop w:val="0"/>
                      <w:marBottom w:val="0"/>
                      <w:divBdr>
                        <w:top w:val="none" w:sz="0" w:space="0" w:color="auto"/>
                        <w:left w:val="none" w:sz="0" w:space="0" w:color="auto"/>
                        <w:bottom w:val="none" w:sz="0" w:space="0" w:color="auto"/>
                        <w:right w:val="none" w:sz="0" w:space="0" w:color="auto"/>
                      </w:divBdr>
                    </w:div>
                    <w:div w:id="456217092">
                      <w:marLeft w:val="0"/>
                      <w:marRight w:val="0"/>
                      <w:marTop w:val="0"/>
                      <w:marBottom w:val="0"/>
                      <w:divBdr>
                        <w:top w:val="none" w:sz="0" w:space="0" w:color="auto"/>
                        <w:left w:val="none" w:sz="0" w:space="0" w:color="auto"/>
                        <w:bottom w:val="none" w:sz="0" w:space="0" w:color="auto"/>
                        <w:right w:val="none" w:sz="0" w:space="0" w:color="auto"/>
                      </w:divBdr>
                    </w:div>
                    <w:div w:id="2051374599">
                      <w:marLeft w:val="0"/>
                      <w:marRight w:val="0"/>
                      <w:marTop w:val="0"/>
                      <w:marBottom w:val="0"/>
                      <w:divBdr>
                        <w:top w:val="none" w:sz="0" w:space="0" w:color="auto"/>
                        <w:left w:val="none" w:sz="0" w:space="0" w:color="auto"/>
                        <w:bottom w:val="none" w:sz="0" w:space="0" w:color="auto"/>
                        <w:right w:val="none" w:sz="0" w:space="0" w:color="auto"/>
                      </w:divBdr>
                    </w:div>
                    <w:div w:id="1829860664">
                      <w:marLeft w:val="0"/>
                      <w:marRight w:val="0"/>
                      <w:marTop w:val="0"/>
                      <w:marBottom w:val="0"/>
                      <w:divBdr>
                        <w:top w:val="none" w:sz="0" w:space="0" w:color="auto"/>
                        <w:left w:val="none" w:sz="0" w:space="0" w:color="auto"/>
                        <w:bottom w:val="none" w:sz="0" w:space="0" w:color="auto"/>
                        <w:right w:val="none" w:sz="0" w:space="0" w:color="auto"/>
                      </w:divBdr>
                    </w:div>
                    <w:div w:id="481773106">
                      <w:marLeft w:val="0"/>
                      <w:marRight w:val="0"/>
                      <w:marTop w:val="0"/>
                      <w:marBottom w:val="0"/>
                      <w:divBdr>
                        <w:top w:val="none" w:sz="0" w:space="0" w:color="auto"/>
                        <w:left w:val="none" w:sz="0" w:space="0" w:color="auto"/>
                        <w:bottom w:val="none" w:sz="0" w:space="0" w:color="auto"/>
                        <w:right w:val="none" w:sz="0" w:space="0" w:color="auto"/>
                      </w:divBdr>
                    </w:div>
                    <w:div w:id="2144536684">
                      <w:marLeft w:val="0"/>
                      <w:marRight w:val="0"/>
                      <w:marTop w:val="0"/>
                      <w:marBottom w:val="0"/>
                      <w:divBdr>
                        <w:top w:val="none" w:sz="0" w:space="0" w:color="auto"/>
                        <w:left w:val="none" w:sz="0" w:space="0" w:color="auto"/>
                        <w:bottom w:val="none" w:sz="0" w:space="0" w:color="auto"/>
                        <w:right w:val="none" w:sz="0" w:space="0" w:color="auto"/>
                      </w:divBdr>
                    </w:div>
                    <w:div w:id="749666702">
                      <w:marLeft w:val="0"/>
                      <w:marRight w:val="0"/>
                      <w:marTop w:val="0"/>
                      <w:marBottom w:val="0"/>
                      <w:divBdr>
                        <w:top w:val="none" w:sz="0" w:space="0" w:color="auto"/>
                        <w:left w:val="none" w:sz="0" w:space="0" w:color="auto"/>
                        <w:bottom w:val="none" w:sz="0" w:space="0" w:color="auto"/>
                        <w:right w:val="none" w:sz="0" w:space="0" w:color="auto"/>
                      </w:divBdr>
                    </w:div>
                    <w:div w:id="899485211">
                      <w:marLeft w:val="0"/>
                      <w:marRight w:val="0"/>
                      <w:marTop w:val="0"/>
                      <w:marBottom w:val="0"/>
                      <w:divBdr>
                        <w:top w:val="none" w:sz="0" w:space="0" w:color="auto"/>
                        <w:left w:val="none" w:sz="0" w:space="0" w:color="auto"/>
                        <w:bottom w:val="none" w:sz="0" w:space="0" w:color="auto"/>
                        <w:right w:val="none" w:sz="0" w:space="0" w:color="auto"/>
                      </w:divBdr>
                    </w:div>
                    <w:div w:id="751658817">
                      <w:marLeft w:val="0"/>
                      <w:marRight w:val="0"/>
                      <w:marTop w:val="0"/>
                      <w:marBottom w:val="0"/>
                      <w:divBdr>
                        <w:top w:val="none" w:sz="0" w:space="0" w:color="auto"/>
                        <w:left w:val="none" w:sz="0" w:space="0" w:color="auto"/>
                        <w:bottom w:val="none" w:sz="0" w:space="0" w:color="auto"/>
                        <w:right w:val="none" w:sz="0" w:space="0" w:color="auto"/>
                      </w:divBdr>
                    </w:div>
                    <w:div w:id="1609392690">
                      <w:marLeft w:val="0"/>
                      <w:marRight w:val="0"/>
                      <w:marTop w:val="0"/>
                      <w:marBottom w:val="0"/>
                      <w:divBdr>
                        <w:top w:val="none" w:sz="0" w:space="0" w:color="auto"/>
                        <w:left w:val="none" w:sz="0" w:space="0" w:color="auto"/>
                        <w:bottom w:val="none" w:sz="0" w:space="0" w:color="auto"/>
                        <w:right w:val="none" w:sz="0" w:space="0" w:color="auto"/>
                      </w:divBdr>
                    </w:div>
                    <w:div w:id="1200432421">
                      <w:marLeft w:val="0"/>
                      <w:marRight w:val="0"/>
                      <w:marTop w:val="0"/>
                      <w:marBottom w:val="0"/>
                      <w:divBdr>
                        <w:top w:val="none" w:sz="0" w:space="0" w:color="auto"/>
                        <w:left w:val="none" w:sz="0" w:space="0" w:color="auto"/>
                        <w:bottom w:val="none" w:sz="0" w:space="0" w:color="auto"/>
                        <w:right w:val="none" w:sz="0" w:space="0" w:color="auto"/>
                      </w:divBdr>
                    </w:div>
                    <w:div w:id="305548431">
                      <w:marLeft w:val="0"/>
                      <w:marRight w:val="0"/>
                      <w:marTop w:val="0"/>
                      <w:marBottom w:val="0"/>
                      <w:divBdr>
                        <w:top w:val="none" w:sz="0" w:space="0" w:color="auto"/>
                        <w:left w:val="none" w:sz="0" w:space="0" w:color="auto"/>
                        <w:bottom w:val="none" w:sz="0" w:space="0" w:color="auto"/>
                        <w:right w:val="none" w:sz="0" w:space="0" w:color="auto"/>
                      </w:divBdr>
                    </w:div>
                    <w:div w:id="825780170">
                      <w:marLeft w:val="0"/>
                      <w:marRight w:val="0"/>
                      <w:marTop w:val="0"/>
                      <w:marBottom w:val="0"/>
                      <w:divBdr>
                        <w:top w:val="none" w:sz="0" w:space="0" w:color="auto"/>
                        <w:left w:val="none" w:sz="0" w:space="0" w:color="auto"/>
                        <w:bottom w:val="none" w:sz="0" w:space="0" w:color="auto"/>
                        <w:right w:val="none" w:sz="0" w:space="0" w:color="auto"/>
                      </w:divBdr>
                    </w:div>
                    <w:div w:id="13247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317144">
          <w:marLeft w:val="0"/>
          <w:marRight w:val="0"/>
          <w:marTop w:val="0"/>
          <w:marBottom w:val="0"/>
          <w:divBdr>
            <w:top w:val="none" w:sz="0" w:space="0" w:color="auto"/>
            <w:left w:val="none" w:sz="0" w:space="0" w:color="auto"/>
            <w:bottom w:val="none" w:sz="0" w:space="0" w:color="auto"/>
            <w:right w:val="none" w:sz="0" w:space="0" w:color="auto"/>
          </w:divBdr>
          <w:divsChild>
            <w:div w:id="1086850404">
              <w:marLeft w:val="0"/>
              <w:marRight w:val="0"/>
              <w:marTop w:val="0"/>
              <w:marBottom w:val="0"/>
              <w:divBdr>
                <w:top w:val="none" w:sz="0" w:space="0" w:color="auto"/>
                <w:left w:val="none" w:sz="0" w:space="0" w:color="auto"/>
                <w:bottom w:val="none" w:sz="0" w:space="0" w:color="auto"/>
                <w:right w:val="none" w:sz="0" w:space="0" w:color="auto"/>
              </w:divBdr>
              <w:divsChild>
                <w:div w:id="1072577555">
                  <w:marLeft w:val="0"/>
                  <w:marRight w:val="0"/>
                  <w:marTop w:val="0"/>
                  <w:marBottom w:val="0"/>
                  <w:divBdr>
                    <w:top w:val="none" w:sz="0" w:space="0" w:color="auto"/>
                    <w:left w:val="none" w:sz="0" w:space="0" w:color="auto"/>
                    <w:bottom w:val="none" w:sz="0" w:space="0" w:color="auto"/>
                    <w:right w:val="none" w:sz="0" w:space="0" w:color="auto"/>
                  </w:divBdr>
                </w:div>
                <w:div w:id="1371144370">
                  <w:marLeft w:val="0"/>
                  <w:marRight w:val="0"/>
                  <w:marTop w:val="0"/>
                  <w:marBottom w:val="0"/>
                  <w:divBdr>
                    <w:top w:val="none" w:sz="0" w:space="0" w:color="auto"/>
                    <w:left w:val="none" w:sz="0" w:space="0" w:color="auto"/>
                    <w:bottom w:val="none" w:sz="0" w:space="0" w:color="auto"/>
                    <w:right w:val="none" w:sz="0" w:space="0" w:color="auto"/>
                  </w:divBdr>
                </w:div>
                <w:div w:id="1174878236">
                  <w:marLeft w:val="0"/>
                  <w:marRight w:val="0"/>
                  <w:marTop w:val="0"/>
                  <w:marBottom w:val="0"/>
                  <w:divBdr>
                    <w:top w:val="none" w:sz="0" w:space="0" w:color="auto"/>
                    <w:left w:val="none" w:sz="0" w:space="0" w:color="auto"/>
                    <w:bottom w:val="none" w:sz="0" w:space="0" w:color="auto"/>
                    <w:right w:val="none" w:sz="0" w:space="0" w:color="auto"/>
                  </w:divBdr>
                </w:div>
                <w:div w:id="746727365">
                  <w:marLeft w:val="0"/>
                  <w:marRight w:val="0"/>
                  <w:marTop w:val="0"/>
                  <w:marBottom w:val="0"/>
                  <w:divBdr>
                    <w:top w:val="none" w:sz="0" w:space="0" w:color="auto"/>
                    <w:left w:val="none" w:sz="0" w:space="0" w:color="auto"/>
                    <w:bottom w:val="none" w:sz="0" w:space="0" w:color="auto"/>
                    <w:right w:val="none" w:sz="0" w:space="0" w:color="auto"/>
                  </w:divBdr>
                </w:div>
                <w:div w:id="1133251478">
                  <w:marLeft w:val="0"/>
                  <w:marRight w:val="0"/>
                  <w:marTop w:val="0"/>
                  <w:marBottom w:val="0"/>
                  <w:divBdr>
                    <w:top w:val="none" w:sz="0" w:space="0" w:color="auto"/>
                    <w:left w:val="none" w:sz="0" w:space="0" w:color="auto"/>
                    <w:bottom w:val="none" w:sz="0" w:space="0" w:color="auto"/>
                    <w:right w:val="none" w:sz="0" w:space="0" w:color="auto"/>
                  </w:divBdr>
                </w:div>
                <w:div w:id="353726209">
                  <w:marLeft w:val="0"/>
                  <w:marRight w:val="0"/>
                  <w:marTop w:val="0"/>
                  <w:marBottom w:val="0"/>
                  <w:divBdr>
                    <w:top w:val="none" w:sz="0" w:space="0" w:color="auto"/>
                    <w:left w:val="none" w:sz="0" w:space="0" w:color="auto"/>
                    <w:bottom w:val="none" w:sz="0" w:space="0" w:color="auto"/>
                    <w:right w:val="none" w:sz="0" w:space="0" w:color="auto"/>
                  </w:divBdr>
                </w:div>
                <w:div w:id="632684739">
                  <w:marLeft w:val="0"/>
                  <w:marRight w:val="0"/>
                  <w:marTop w:val="0"/>
                  <w:marBottom w:val="0"/>
                  <w:divBdr>
                    <w:top w:val="none" w:sz="0" w:space="0" w:color="auto"/>
                    <w:left w:val="none" w:sz="0" w:space="0" w:color="auto"/>
                    <w:bottom w:val="none" w:sz="0" w:space="0" w:color="auto"/>
                    <w:right w:val="none" w:sz="0" w:space="0" w:color="auto"/>
                  </w:divBdr>
                </w:div>
                <w:div w:id="882520971">
                  <w:marLeft w:val="0"/>
                  <w:marRight w:val="0"/>
                  <w:marTop w:val="0"/>
                  <w:marBottom w:val="0"/>
                  <w:divBdr>
                    <w:top w:val="none" w:sz="0" w:space="0" w:color="auto"/>
                    <w:left w:val="none" w:sz="0" w:space="0" w:color="auto"/>
                    <w:bottom w:val="none" w:sz="0" w:space="0" w:color="auto"/>
                    <w:right w:val="none" w:sz="0" w:space="0" w:color="auto"/>
                  </w:divBdr>
                </w:div>
                <w:div w:id="1664577056">
                  <w:marLeft w:val="0"/>
                  <w:marRight w:val="0"/>
                  <w:marTop w:val="0"/>
                  <w:marBottom w:val="0"/>
                  <w:divBdr>
                    <w:top w:val="none" w:sz="0" w:space="0" w:color="auto"/>
                    <w:left w:val="none" w:sz="0" w:space="0" w:color="auto"/>
                    <w:bottom w:val="none" w:sz="0" w:space="0" w:color="auto"/>
                    <w:right w:val="none" w:sz="0" w:space="0" w:color="auto"/>
                  </w:divBdr>
                </w:div>
                <w:div w:id="662590141">
                  <w:marLeft w:val="0"/>
                  <w:marRight w:val="0"/>
                  <w:marTop w:val="0"/>
                  <w:marBottom w:val="0"/>
                  <w:divBdr>
                    <w:top w:val="none" w:sz="0" w:space="0" w:color="auto"/>
                    <w:left w:val="none" w:sz="0" w:space="0" w:color="auto"/>
                    <w:bottom w:val="none" w:sz="0" w:space="0" w:color="auto"/>
                    <w:right w:val="none" w:sz="0" w:space="0" w:color="auto"/>
                  </w:divBdr>
                  <w:divsChild>
                    <w:div w:id="1810434066">
                      <w:marLeft w:val="0"/>
                      <w:marRight w:val="0"/>
                      <w:marTop w:val="0"/>
                      <w:marBottom w:val="0"/>
                      <w:divBdr>
                        <w:top w:val="none" w:sz="0" w:space="0" w:color="auto"/>
                        <w:left w:val="none" w:sz="0" w:space="0" w:color="auto"/>
                        <w:bottom w:val="none" w:sz="0" w:space="0" w:color="auto"/>
                        <w:right w:val="none" w:sz="0" w:space="0" w:color="auto"/>
                      </w:divBdr>
                    </w:div>
                    <w:div w:id="586694467">
                      <w:marLeft w:val="0"/>
                      <w:marRight w:val="0"/>
                      <w:marTop w:val="0"/>
                      <w:marBottom w:val="0"/>
                      <w:divBdr>
                        <w:top w:val="none" w:sz="0" w:space="0" w:color="auto"/>
                        <w:left w:val="none" w:sz="0" w:space="0" w:color="auto"/>
                        <w:bottom w:val="none" w:sz="0" w:space="0" w:color="auto"/>
                        <w:right w:val="none" w:sz="0" w:space="0" w:color="auto"/>
                      </w:divBdr>
                    </w:div>
                    <w:div w:id="454523309">
                      <w:marLeft w:val="0"/>
                      <w:marRight w:val="0"/>
                      <w:marTop w:val="0"/>
                      <w:marBottom w:val="0"/>
                      <w:divBdr>
                        <w:top w:val="none" w:sz="0" w:space="0" w:color="auto"/>
                        <w:left w:val="none" w:sz="0" w:space="0" w:color="auto"/>
                        <w:bottom w:val="none" w:sz="0" w:space="0" w:color="auto"/>
                        <w:right w:val="none" w:sz="0" w:space="0" w:color="auto"/>
                      </w:divBdr>
                    </w:div>
                    <w:div w:id="80833156">
                      <w:marLeft w:val="0"/>
                      <w:marRight w:val="0"/>
                      <w:marTop w:val="0"/>
                      <w:marBottom w:val="0"/>
                      <w:divBdr>
                        <w:top w:val="none" w:sz="0" w:space="0" w:color="auto"/>
                        <w:left w:val="none" w:sz="0" w:space="0" w:color="auto"/>
                        <w:bottom w:val="none" w:sz="0" w:space="0" w:color="auto"/>
                        <w:right w:val="none" w:sz="0" w:space="0" w:color="auto"/>
                      </w:divBdr>
                    </w:div>
                    <w:div w:id="2075154552">
                      <w:marLeft w:val="0"/>
                      <w:marRight w:val="0"/>
                      <w:marTop w:val="0"/>
                      <w:marBottom w:val="0"/>
                      <w:divBdr>
                        <w:top w:val="none" w:sz="0" w:space="0" w:color="auto"/>
                        <w:left w:val="none" w:sz="0" w:space="0" w:color="auto"/>
                        <w:bottom w:val="none" w:sz="0" w:space="0" w:color="auto"/>
                        <w:right w:val="none" w:sz="0" w:space="0" w:color="auto"/>
                      </w:divBdr>
                    </w:div>
                    <w:div w:id="111752094">
                      <w:marLeft w:val="0"/>
                      <w:marRight w:val="0"/>
                      <w:marTop w:val="0"/>
                      <w:marBottom w:val="0"/>
                      <w:divBdr>
                        <w:top w:val="none" w:sz="0" w:space="0" w:color="auto"/>
                        <w:left w:val="none" w:sz="0" w:space="0" w:color="auto"/>
                        <w:bottom w:val="none" w:sz="0" w:space="0" w:color="auto"/>
                        <w:right w:val="none" w:sz="0" w:space="0" w:color="auto"/>
                      </w:divBdr>
                    </w:div>
                    <w:div w:id="1496873115">
                      <w:marLeft w:val="0"/>
                      <w:marRight w:val="0"/>
                      <w:marTop w:val="0"/>
                      <w:marBottom w:val="0"/>
                      <w:divBdr>
                        <w:top w:val="none" w:sz="0" w:space="0" w:color="auto"/>
                        <w:left w:val="none" w:sz="0" w:space="0" w:color="auto"/>
                        <w:bottom w:val="none" w:sz="0" w:space="0" w:color="auto"/>
                        <w:right w:val="none" w:sz="0" w:space="0" w:color="auto"/>
                      </w:divBdr>
                    </w:div>
                    <w:div w:id="182401201">
                      <w:marLeft w:val="0"/>
                      <w:marRight w:val="0"/>
                      <w:marTop w:val="0"/>
                      <w:marBottom w:val="0"/>
                      <w:divBdr>
                        <w:top w:val="none" w:sz="0" w:space="0" w:color="auto"/>
                        <w:left w:val="none" w:sz="0" w:space="0" w:color="auto"/>
                        <w:bottom w:val="none" w:sz="0" w:space="0" w:color="auto"/>
                        <w:right w:val="none" w:sz="0" w:space="0" w:color="auto"/>
                      </w:divBdr>
                    </w:div>
                    <w:div w:id="3030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765417">
          <w:marLeft w:val="0"/>
          <w:marRight w:val="0"/>
          <w:marTop w:val="0"/>
          <w:marBottom w:val="0"/>
          <w:divBdr>
            <w:top w:val="none" w:sz="0" w:space="0" w:color="auto"/>
            <w:left w:val="none" w:sz="0" w:space="0" w:color="auto"/>
            <w:bottom w:val="none" w:sz="0" w:space="0" w:color="auto"/>
            <w:right w:val="none" w:sz="0" w:space="0" w:color="auto"/>
          </w:divBdr>
          <w:divsChild>
            <w:div w:id="353926316">
              <w:marLeft w:val="0"/>
              <w:marRight w:val="0"/>
              <w:marTop w:val="0"/>
              <w:marBottom w:val="0"/>
              <w:divBdr>
                <w:top w:val="none" w:sz="0" w:space="0" w:color="auto"/>
                <w:left w:val="none" w:sz="0" w:space="0" w:color="auto"/>
                <w:bottom w:val="none" w:sz="0" w:space="0" w:color="auto"/>
                <w:right w:val="none" w:sz="0" w:space="0" w:color="auto"/>
              </w:divBdr>
              <w:divsChild>
                <w:div w:id="2099521674">
                  <w:marLeft w:val="0"/>
                  <w:marRight w:val="0"/>
                  <w:marTop w:val="0"/>
                  <w:marBottom w:val="0"/>
                  <w:divBdr>
                    <w:top w:val="none" w:sz="0" w:space="0" w:color="auto"/>
                    <w:left w:val="none" w:sz="0" w:space="0" w:color="auto"/>
                    <w:bottom w:val="none" w:sz="0" w:space="0" w:color="auto"/>
                    <w:right w:val="none" w:sz="0" w:space="0" w:color="auto"/>
                  </w:divBdr>
                </w:div>
                <w:div w:id="1405688863">
                  <w:marLeft w:val="0"/>
                  <w:marRight w:val="0"/>
                  <w:marTop w:val="0"/>
                  <w:marBottom w:val="0"/>
                  <w:divBdr>
                    <w:top w:val="none" w:sz="0" w:space="0" w:color="auto"/>
                    <w:left w:val="none" w:sz="0" w:space="0" w:color="auto"/>
                    <w:bottom w:val="none" w:sz="0" w:space="0" w:color="auto"/>
                    <w:right w:val="none" w:sz="0" w:space="0" w:color="auto"/>
                  </w:divBdr>
                </w:div>
                <w:div w:id="1458838686">
                  <w:marLeft w:val="0"/>
                  <w:marRight w:val="0"/>
                  <w:marTop w:val="0"/>
                  <w:marBottom w:val="0"/>
                  <w:divBdr>
                    <w:top w:val="none" w:sz="0" w:space="0" w:color="auto"/>
                    <w:left w:val="none" w:sz="0" w:space="0" w:color="auto"/>
                    <w:bottom w:val="none" w:sz="0" w:space="0" w:color="auto"/>
                    <w:right w:val="none" w:sz="0" w:space="0" w:color="auto"/>
                  </w:divBdr>
                </w:div>
                <w:div w:id="1833986805">
                  <w:marLeft w:val="0"/>
                  <w:marRight w:val="0"/>
                  <w:marTop w:val="0"/>
                  <w:marBottom w:val="0"/>
                  <w:divBdr>
                    <w:top w:val="none" w:sz="0" w:space="0" w:color="auto"/>
                    <w:left w:val="none" w:sz="0" w:space="0" w:color="auto"/>
                    <w:bottom w:val="none" w:sz="0" w:space="0" w:color="auto"/>
                    <w:right w:val="none" w:sz="0" w:space="0" w:color="auto"/>
                  </w:divBdr>
                </w:div>
                <w:div w:id="1348292410">
                  <w:marLeft w:val="0"/>
                  <w:marRight w:val="0"/>
                  <w:marTop w:val="0"/>
                  <w:marBottom w:val="0"/>
                  <w:divBdr>
                    <w:top w:val="none" w:sz="0" w:space="0" w:color="auto"/>
                    <w:left w:val="none" w:sz="0" w:space="0" w:color="auto"/>
                    <w:bottom w:val="none" w:sz="0" w:space="0" w:color="auto"/>
                    <w:right w:val="none" w:sz="0" w:space="0" w:color="auto"/>
                  </w:divBdr>
                </w:div>
                <w:div w:id="192230929">
                  <w:marLeft w:val="0"/>
                  <w:marRight w:val="0"/>
                  <w:marTop w:val="0"/>
                  <w:marBottom w:val="0"/>
                  <w:divBdr>
                    <w:top w:val="none" w:sz="0" w:space="0" w:color="auto"/>
                    <w:left w:val="none" w:sz="0" w:space="0" w:color="auto"/>
                    <w:bottom w:val="none" w:sz="0" w:space="0" w:color="auto"/>
                    <w:right w:val="none" w:sz="0" w:space="0" w:color="auto"/>
                  </w:divBdr>
                </w:div>
                <w:div w:id="1268735216">
                  <w:marLeft w:val="0"/>
                  <w:marRight w:val="0"/>
                  <w:marTop w:val="0"/>
                  <w:marBottom w:val="0"/>
                  <w:divBdr>
                    <w:top w:val="none" w:sz="0" w:space="0" w:color="auto"/>
                    <w:left w:val="none" w:sz="0" w:space="0" w:color="auto"/>
                    <w:bottom w:val="none" w:sz="0" w:space="0" w:color="auto"/>
                    <w:right w:val="none" w:sz="0" w:space="0" w:color="auto"/>
                  </w:divBdr>
                </w:div>
                <w:div w:id="2062093229">
                  <w:marLeft w:val="0"/>
                  <w:marRight w:val="0"/>
                  <w:marTop w:val="0"/>
                  <w:marBottom w:val="0"/>
                  <w:divBdr>
                    <w:top w:val="none" w:sz="0" w:space="0" w:color="auto"/>
                    <w:left w:val="none" w:sz="0" w:space="0" w:color="auto"/>
                    <w:bottom w:val="none" w:sz="0" w:space="0" w:color="auto"/>
                    <w:right w:val="none" w:sz="0" w:space="0" w:color="auto"/>
                  </w:divBdr>
                </w:div>
                <w:div w:id="1907451851">
                  <w:marLeft w:val="0"/>
                  <w:marRight w:val="0"/>
                  <w:marTop w:val="0"/>
                  <w:marBottom w:val="0"/>
                  <w:divBdr>
                    <w:top w:val="none" w:sz="0" w:space="0" w:color="auto"/>
                    <w:left w:val="none" w:sz="0" w:space="0" w:color="auto"/>
                    <w:bottom w:val="none" w:sz="0" w:space="0" w:color="auto"/>
                    <w:right w:val="none" w:sz="0" w:space="0" w:color="auto"/>
                  </w:divBdr>
                </w:div>
                <w:div w:id="216744410">
                  <w:marLeft w:val="0"/>
                  <w:marRight w:val="0"/>
                  <w:marTop w:val="0"/>
                  <w:marBottom w:val="0"/>
                  <w:divBdr>
                    <w:top w:val="none" w:sz="0" w:space="0" w:color="auto"/>
                    <w:left w:val="none" w:sz="0" w:space="0" w:color="auto"/>
                    <w:bottom w:val="none" w:sz="0" w:space="0" w:color="auto"/>
                    <w:right w:val="none" w:sz="0" w:space="0" w:color="auto"/>
                  </w:divBdr>
                </w:div>
                <w:div w:id="1763641035">
                  <w:marLeft w:val="0"/>
                  <w:marRight w:val="0"/>
                  <w:marTop w:val="0"/>
                  <w:marBottom w:val="0"/>
                  <w:divBdr>
                    <w:top w:val="none" w:sz="0" w:space="0" w:color="auto"/>
                    <w:left w:val="none" w:sz="0" w:space="0" w:color="auto"/>
                    <w:bottom w:val="none" w:sz="0" w:space="0" w:color="auto"/>
                    <w:right w:val="none" w:sz="0" w:space="0" w:color="auto"/>
                  </w:divBdr>
                </w:div>
                <w:div w:id="859777051">
                  <w:marLeft w:val="0"/>
                  <w:marRight w:val="0"/>
                  <w:marTop w:val="0"/>
                  <w:marBottom w:val="0"/>
                  <w:divBdr>
                    <w:top w:val="none" w:sz="0" w:space="0" w:color="auto"/>
                    <w:left w:val="none" w:sz="0" w:space="0" w:color="auto"/>
                    <w:bottom w:val="none" w:sz="0" w:space="0" w:color="auto"/>
                    <w:right w:val="none" w:sz="0" w:space="0" w:color="auto"/>
                  </w:divBdr>
                </w:div>
                <w:div w:id="387609593">
                  <w:marLeft w:val="0"/>
                  <w:marRight w:val="0"/>
                  <w:marTop w:val="0"/>
                  <w:marBottom w:val="0"/>
                  <w:divBdr>
                    <w:top w:val="none" w:sz="0" w:space="0" w:color="auto"/>
                    <w:left w:val="none" w:sz="0" w:space="0" w:color="auto"/>
                    <w:bottom w:val="none" w:sz="0" w:space="0" w:color="auto"/>
                    <w:right w:val="none" w:sz="0" w:space="0" w:color="auto"/>
                  </w:divBdr>
                </w:div>
                <w:div w:id="1018001433">
                  <w:marLeft w:val="0"/>
                  <w:marRight w:val="0"/>
                  <w:marTop w:val="0"/>
                  <w:marBottom w:val="0"/>
                  <w:divBdr>
                    <w:top w:val="none" w:sz="0" w:space="0" w:color="auto"/>
                    <w:left w:val="none" w:sz="0" w:space="0" w:color="auto"/>
                    <w:bottom w:val="none" w:sz="0" w:space="0" w:color="auto"/>
                    <w:right w:val="none" w:sz="0" w:space="0" w:color="auto"/>
                  </w:divBdr>
                </w:div>
                <w:div w:id="2055503694">
                  <w:marLeft w:val="0"/>
                  <w:marRight w:val="0"/>
                  <w:marTop w:val="0"/>
                  <w:marBottom w:val="0"/>
                  <w:divBdr>
                    <w:top w:val="none" w:sz="0" w:space="0" w:color="auto"/>
                    <w:left w:val="none" w:sz="0" w:space="0" w:color="auto"/>
                    <w:bottom w:val="none" w:sz="0" w:space="0" w:color="auto"/>
                    <w:right w:val="none" w:sz="0" w:space="0" w:color="auto"/>
                  </w:divBdr>
                </w:div>
                <w:div w:id="2115517665">
                  <w:marLeft w:val="0"/>
                  <w:marRight w:val="0"/>
                  <w:marTop w:val="0"/>
                  <w:marBottom w:val="0"/>
                  <w:divBdr>
                    <w:top w:val="none" w:sz="0" w:space="0" w:color="auto"/>
                    <w:left w:val="none" w:sz="0" w:space="0" w:color="auto"/>
                    <w:bottom w:val="none" w:sz="0" w:space="0" w:color="auto"/>
                    <w:right w:val="none" w:sz="0" w:space="0" w:color="auto"/>
                  </w:divBdr>
                </w:div>
                <w:div w:id="430777919">
                  <w:marLeft w:val="0"/>
                  <w:marRight w:val="0"/>
                  <w:marTop w:val="0"/>
                  <w:marBottom w:val="0"/>
                  <w:divBdr>
                    <w:top w:val="none" w:sz="0" w:space="0" w:color="auto"/>
                    <w:left w:val="none" w:sz="0" w:space="0" w:color="auto"/>
                    <w:bottom w:val="none" w:sz="0" w:space="0" w:color="auto"/>
                    <w:right w:val="none" w:sz="0" w:space="0" w:color="auto"/>
                  </w:divBdr>
                </w:div>
                <w:div w:id="1521820255">
                  <w:marLeft w:val="0"/>
                  <w:marRight w:val="0"/>
                  <w:marTop w:val="0"/>
                  <w:marBottom w:val="0"/>
                  <w:divBdr>
                    <w:top w:val="none" w:sz="0" w:space="0" w:color="auto"/>
                    <w:left w:val="none" w:sz="0" w:space="0" w:color="auto"/>
                    <w:bottom w:val="none" w:sz="0" w:space="0" w:color="auto"/>
                    <w:right w:val="none" w:sz="0" w:space="0" w:color="auto"/>
                  </w:divBdr>
                </w:div>
                <w:div w:id="465857427">
                  <w:marLeft w:val="0"/>
                  <w:marRight w:val="0"/>
                  <w:marTop w:val="0"/>
                  <w:marBottom w:val="0"/>
                  <w:divBdr>
                    <w:top w:val="none" w:sz="0" w:space="0" w:color="auto"/>
                    <w:left w:val="none" w:sz="0" w:space="0" w:color="auto"/>
                    <w:bottom w:val="none" w:sz="0" w:space="0" w:color="auto"/>
                    <w:right w:val="none" w:sz="0" w:space="0" w:color="auto"/>
                  </w:divBdr>
                </w:div>
                <w:div w:id="103307297">
                  <w:marLeft w:val="0"/>
                  <w:marRight w:val="0"/>
                  <w:marTop w:val="0"/>
                  <w:marBottom w:val="0"/>
                  <w:divBdr>
                    <w:top w:val="none" w:sz="0" w:space="0" w:color="auto"/>
                    <w:left w:val="none" w:sz="0" w:space="0" w:color="auto"/>
                    <w:bottom w:val="none" w:sz="0" w:space="0" w:color="auto"/>
                    <w:right w:val="none" w:sz="0" w:space="0" w:color="auto"/>
                  </w:divBdr>
                </w:div>
                <w:div w:id="419373715">
                  <w:marLeft w:val="0"/>
                  <w:marRight w:val="0"/>
                  <w:marTop w:val="0"/>
                  <w:marBottom w:val="0"/>
                  <w:divBdr>
                    <w:top w:val="none" w:sz="0" w:space="0" w:color="auto"/>
                    <w:left w:val="none" w:sz="0" w:space="0" w:color="auto"/>
                    <w:bottom w:val="none" w:sz="0" w:space="0" w:color="auto"/>
                    <w:right w:val="none" w:sz="0" w:space="0" w:color="auto"/>
                  </w:divBdr>
                </w:div>
                <w:div w:id="106587751">
                  <w:marLeft w:val="0"/>
                  <w:marRight w:val="0"/>
                  <w:marTop w:val="0"/>
                  <w:marBottom w:val="0"/>
                  <w:divBdr>
                    <w:top w:val="none" w:sz="0" w:space="0" w:color="auto"/>
                    <w:left w:val="none" w:sz="0" w:space="0" w:color="auto"/>
                    <w:bottom w:val="none" w:sz="0" w:space="0" w:color="auto"/>
                    <w:right w:val="none" w:sz="0" w:space="0" w:color="auto"/>
                  </w:divBdr>
                </w:div>
                <w:div w:id="822812428">
                  <w:marLeft w:val="0"/>
                  <w:marRight w:val="0"/>
                  <w:marTop w:val="0"/>
                  <w:marBottom w:val="0"/>
                  <w:divBdr>
                    <w:top w:val="none" w:sz="0" w:space="0" w:color="auto"/>
                    <w:left w:val="none" w:sz="0" w:space="0" w:color="auto"/>
                    <w:bottom w:val="none" w:sz="0" w:space="0" w:color="auto"/>
                    <w:right w:val="none" w:sz="0" w:space="0" w:color="auto"/>
                  </w:divBdr>
                  <w:divsChild>
                    <w:div w:id="472603202">
                      <w:marLeft w:val="0"/>
                      <w:marRight w:val="0"/>
                      <w:marTop w:val="0"/>
                      <w:marBottom w:val="0"/>
                      <w:divBdr>
                        <w:top w:val="none" w:sz="0" w:space="0" w:color="auto"/>
                        <w:left w:val="none" w:sz="0" w:space="0" w:color="auto"/>
                        <w:bottom w:val="none" w:sz="0" w:space="0" w:color="auto"/>
                        <w:right w:val="none" w:sz="0" w:space="0" w:color="auto"/>
                      </w:divBdr>
                    </w:div>
                    <w:div w:id="796263981">
                      <w:marLeft w:val="0"/>
                      <w:marRight w:val="0"/>
                      <w:marTop w:val="0"/>
                      <w:marBottom w:val="0"/>
                      <w:divBdr>
                        <w:top w:val="none" w:sz="0" w:space="0" w:color="auto"/>
                        <w:left w:val="none" w:sz="0" w:space="0" w:color="auto"/>
                        <w:bottom w:val="none" w:sz="0" w:space="0" w:color="auto"/>
                        <w:right w:val="none" w:sz="0" w:space="0" w:color="auto"/>
                      </w:divBdr>
                    </w:div>
                    <w:div w:id="127825307">
                      <w:marLeft w:val="0"/>
                      <w:marRight w:val="0"/>
                      <w:marTop w:val="0"/>
                      <w:marBottom w:val="0"/>
                      <w:divBdr>
                        <w:top w:val="none" w:sz="0" w:space="0" w:color="auto"/>
                        <w:left w:val="none" w:sz="0" w:space="0" w:color="auto"/>
                        <w:bottom w:val="none" w:sz="0" w:space="0" w:color="auto"/>
                        <w:right w:val="none" w:sz="0" w:space="0" w:color="auto"/>
                      </w:divBdr>
                    </w:div>
                    <w:div w:id="1638948442">
                      <w:marLeft w:val="0"/>
                      <w:marRight w:val="0"/>
                      <w:marTop w:val="0"/>
                      <w:marBottom w:val="0"/>
                      <w:divBdr>
                        <w:top w:val="none" w:sz="0" w:space="0" w:color="auto"/>
                        <w:left w:val="none" w:sz="0" w:space="0" w:color="auto"/>
                        <w:bottom w:val="none" w:sz="0" w:space="0" w:color="auto"/>
                        <w:right w:val="none" w:sz="0" w:space="0" w:color="auto"/>
                      </w:divBdr>
                    </w:div>
                    <w:div w:id="1117021482">
                      <w:marLeft w:val="0"/>
                      <w:marRight w:val="0"/>
                      <w:marTop w:val="0"/>
                      <w:marBottom w:val="0"/>
                      <w:divBdr>
                        <w:top w:val="none" w:sz="0" w:space="0" w:color="auto"/>
                        <w:left w:val="none" w:sz="0" w:space="0" w:color="auto"/>
                        <w:bottom w:val="none" w:sz="0" w:space="0" w:color="auto"/>
                        <w:right w:val="none" w:sz="0" w:space="0" w:color="auto"/>
                      </w:divBdr>
                    </w:div>
                    <w:div w:id="478769995">
                      <w:marLeft w:val="0"/>
                      <w:marRight w:val="0"/>
                      <w:marTop w:val="0"/>
                      <w:marBottom w:val="0"/>
                      <w:divBdr>
                        <w:top w:val="none" w:sz="0" w:space="0" w:color="auto"/>
                        <w:left w:val="none" w:sz="0" w:space="0" w:color="auto"/>
                        <w:bottom w:val="none" w:sz="0" w:space="0" w:color="auto"/>
                        <w:right w:val="none" w:sz="0" w:space="0" w:color="auto"/>
                      </w:divBdr>
                    </w:div>
                    <w:div w:id="824398972">
                      <w:marLeft w:val="0"/>
                      <w:marRight w:val="0"/>
                      <w:marTop w:val="0"/>
                      <w:marBottom w:val="0"/>
                      <w:divBdr>
                        <w:top w:val="none" w:sz="0" w:space="0" w:color="auto"/>
                        <w:left w:val="none" w:sz="0" w:space="0" w:color="auto"/>
                        <w:bottom w:val="none" w:sz="0" w:space="0" w:color="auto"/>
                        <w:right w:val="none" w:sz="0" w:space="0" w:color="auto"/>
                      </w:divBdr>
                    </w:div>
                    <w:div w:id="1234971330">
                      <w:marLeft w:val="0"/>
                      <w:marRight w:val="0"/>
                      <w:marTop w:val="0"/>
                      <w:marBottom w:val="0"/>
                      <w:divBdr>
                        <w:top w:val="none" w:sz="0" w:space="0" w:color="auto"/>
                        <w:left w:val="none" w:sz="0" w:space="0" w:color="auto"/>
                        <w:bottom w:val="none" w:sz="0" w:space="0" w:color="auto"/>
                        <w:right w:val="none" w:sz="0" w:space="0" w:color="auto"/>
                      </w:divBdr>
                    </w:div>
                    <w:div w:id="1736204217">
                      <w:marLeft w:val="0"/>
                      <w:marRight w:val="0"/>
                      <w:marTop w:val="0"/>
                      <w:marBottom w:val="0"/>
                      <w:divBdr>
                        <w:top w:val="none" w:sz="0" w:space="0" w:color="auto"/>
                        <w:left w:val="none" w:sz="0" w:space="0" w:color="auto"/>
                        <w:bottom w:val="none" w:sz="0" w:space="0" w:color="auto"/>
                        <w:right w:val="none" w:sz="0" w:space="0" w:color="auto"/>
                      </w:divBdr>
                    </w:div>
                    <w:div w:id="1608536950">
                      <w:marLeft w:val="0"/>
                      <w:marRight w:val="0"/>
                      <w:marTop w:val="0"/>
                      <w:marBottom w:val="0"/>
                      <w:divBdr>
                        <w:top w:val="none" w:sz="0" w:space="0" w:color="auto"/>
                        <w:left w:val="none" w:sz="0" w:space="0" w:color="auto"/>
                        <w:bottom w:val="none" w:sz="0" w:space="0" w:color="auto"/>
                        <w:right w:val="none" w:sz="0" w:space="0" w:color="auto"/>
                      </w:divBdr>
                    </w:div>
                    <w:div w:id="1940091669">
                      <w:marLeft w:val="0"/>
                      <w:marRight w:val="0"/>
                      <w:marTop w:val="0"/>
                      <w:marBottom w:val="0"/>
                      <w:divBdr>
                        <w:top w:val="none" w:sz="0" w:space="0" w:color="auto"/>
                        <w:left w:val="none" w:sz="0" w:space="0" w:color="auto"/>
                        <w:bottom w:val="none" w:sz="0" w:space="0" w:color="auto"/>
                        <w:right w:val="none" w:sz="0" w:space="0" w:color="auto"/>
                      </w:divBdr>
                    </w:div>
                    <w:div w:id="182744080">
                      <w:marLeft w:val="0"/>
                      <w:marRight w:val="0"/>
                      <w:marTop w:val="0"/>
                      <w:marBottom w:val="0"/>
                      <w:divBdr>
                        <w:top w:val="none" w:sz="0" w:space="0" w:color="auto"/>
                        <w:left w:val="none" w:sz="0" w:space="0" w:color="auto"/>
                        <w:bottom w:val="none" w:sz="0" w:space="0" w:color="auto"/>
                        <w:right w:val="none" w:sz="0" w:space="0" w:color="auto"/>
                      </w:divBdr>
                    </w:div>
                    <w:div w:id="809446089">
                      <w:marLeft w:val="0"/>
                      <w:marRight w:val="0"/>
                      <w:marTop w:val="0"/>
                      <w:marBottom w:val="0"/>
                      <w:divBdr>
                        <w:top w:val="none" w:sz="0" w:space="0" w:color="auto"/>
                        <w:left w:val="none" w:sz="0" w:space="0" w:color="auto"/>
                        <w:bottom w:val="none" w:sz="0" w:space="0" w:color="auto"/>
                        <w:right w:val="none" w:sz="0" w:space="0" w:color="auto"/>
                      </w:divBdr>
                    </w:div>
                    <w:div w:id="2133208502">
                      <w:marLeft w:val="0"/>
                      <w:marRight w:val="0"/>
                      <w:marTop w:val="0"/>
                      <w:marBottom w:val="0"/>
                      <w:divBdr>
                        <w:top w:val="none" w:sz="0" w:space="0" w:color="auto"/>
                        <w:left w:val="none" w:sz="0" w:space="0" w:color="auto"/>
                        <w:bottom w:val="none" w:sz="0" w:space="0" w:color="auto"/>
                        <w:right w:val="none" w:sz="0" w:space="0" w:color="auto"/>
                      </w:divBdr>
                    </w:div>
                    <w:div w:id="570887582">
                      <w:marLeft w:val="0"/>
                      <w:marRight w:val="0"/>
                      <w:marTop w:val="0"/>
                      <w:marBottom w:val="0"/>
                      <w:divBdr>
                        <w:top w:val="none" w:sz="0" w:space="0" w:color="auto"/>
                        <w:left w:val="none" w:sz="0" w:space="0" w:color="auto"/>
                        <w:bottom w:val="none" w:sz="0" w:space="0" w:color="auto"/>
                        <w:right w:val="none" w:sz="0" w:space="0" w:color="auto"/>
                      </w:divBdr>
                    </w:div>
                    <w:div w:id="6912646">
                      <w:marLeft w:val="0"/>
                      <w:marRight w:val="0"/>
                      <w:marTop w:val="0"/>
                      <w:marBottom w:val="0"/>
                      <w:divBdr>
                        <w:top w:val="none" w:sz="0" w:space="0" w:color="auto"/>
                        <w:left w:val="none" w:sz="0" w:space="0" w:color="auto"/>
                        <w:bottom w:val="none" w:sz="0" w:space="0" w:color="auto"/>
                        <w:right w:val="none" w:sz="0" w:space="0" w:color="auto"/>
                      </w:divBdr>
                    </w:div>
                    <w:div w:id="117988533">
                      <w:marLeft w:val="0"/>
                      <w:marRight w:val="0"/>
                      <w:marTop w:val="0"/>
                      <w:marBottom w:val="0"/>
                      <w:divBdr>
                        <w:top w:val="none" w:sz="0" w:space="0" w:color="auto"/>
                        <w:left w:val="none" w:sz="0" w:space="0" w:color="auto"/>
                        <w:bottom w:val="none" w:sz="0" w:space="0" w:color="auto"/>
                        <w:right w:val="none" w:sz="0" w:space="0" w:color="auto"/>
                      </w:divBdr>
                    </w:div>
                    <w:div w:id="699281691">
                      <w:marLeft w:val="0"/>
                      <w:marRight w:val="0"/>
                      <w:marTop w:val="0"/>
                      <w:marBottom w:val="0"/>
                      <w:divBdr>
                        <w:top w:val="none" w:sz="0" w:space="0" w:color="auto"/>
                        <w:left w:val="none" w:sz="0" w:space="0" w:color="auto"/>
                        <w:bottom w:val="none" w:sz="0" w:space="0" w:color="auto"/>
                        <w:right w:val="none" w:sz="0" w:space="0" w:color="auto"/>
                      </w:divBdr>
                    </w:div>
                    <w:div w:id="1823156806">
                      <w:marLeft w:val="0"/>
                      <w:marRight w:val="0"/>
                      <w:marTop w:val="0"/>
                      <w:marBottom w:val="0"/>
                      <w:divBdr>
                        <w:top w:val="none" w:sz="0" w:space="0" w:color="auto"/>
                        <w:left w:val="none" w:sz="0" w:space="0" w:color="auto"/>
                        <w:bottom w:val="none" w:sz="0" w:space="0" w:color="auto"/>
                        <w:right w:val="none" w:sz="0" w:space="0" w:color="auto"/>
                      </w:divBdr>
                    </w:div>
                    <w:div w:id="1193761651">
                      <w:marLeft w:val="0"/>
                      <w:marRight w:val="0"/>
                      <w:marTop w:val="0"/>
                      <w:marBottom w:val="0"/>
                      <w:divBdr>
                        <w:top w:val="none" w:sz="0" w:space="0" w:color="auto"/>
                        <w:left w:val="none" w:sz="0" w:space="0" w:color="auto"/>
                        <w:bottom w:val="none" w:sz="0" w:space="0" w:color="auto"/>
                        <w:right w:val="none" w:sz="0" w:space="0" w:color="auto"/>
                      </w:divBdr>
                    </w:div>
                    <w:div w:id="1562016187">
                      <w:marLeft w:val="0"/>
                      <w:marRight w:val="0"/>
                      <w:marTop w:val="0"/>
                      <w:marBottom w:val="0"/>
                      <w:divBdr>
                        <w:top w:val="none" w:sz="0" w:space="0" w:color="auto"/>
                        <w:left w:val="none" w:sz="0" w:space="0" w:color="auto"/>
                        <w:bottom w:val="none" w:sz="0" w:space="0" w:color="auto"/>
                        <w:right w:val="none" w:sz="0" w:space="0" w:color="auto"/>
                      </w:divBdr>
                    </w:div>
                    <w:div w:id="57235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760034">
          <w:marLeft w:val="0"/>
          <w:marRight w:val="0"/>
          <w:marTop w:val="0"/>
          <w:marBottom w:val="0"/>
          <w:divBdr>
            <w:top w:val="none" w:sz="0" w:space="0" w:color="auto"/>
            <w:left w:val="none" w:sz="0" w:space="0" w:color="auto"/>
            <w:bottom w:val="none" w:sz="0" w:space="0" w:color="auto"/>
            <w:right w:val="none" w:sz="0" w:space="0" w:color="auto"/>
          </w:divBdr>
          <w:divsChild>
            <w:div w:id="1410734130">
              <w:marLeft w:val="0"/>
              <w:marRight w:val="0"/>
              <w:marTop w:val="0"/>
              <w:marBottom w:val="0"/>
              <w:divBdr>
                <w:top w:val="none" w:sz="0" w:space="0" w:color="auto"/>
                <w:left w:val="none" w:sz="0" w:space="0" w:color="auto"/>
                <w:bottom w:val="none" w:sz="0" w:space="0" w:color="auto"/>
                <w:right w:val="none" w:sz="0" w:space="0" w:color="auto"/>
              </w:divBdr>
              <w:divsChild>
                <w:div w:id="1001278704">
                  <w:marLeft w:val="0"/>
                  <w:marRight w:val="0"/>
                  <w:marTop w:val="0"/>
                  <w:marBottom w:val="0"/>
                  <w:divBdr>
                    <w:top w:val="none" w:sz="0" w:space="0" w:color="auto"/>
                    <w:left w:val="none" w:sz="0" w:space="0" w:color="auto"/>
                    <w:bottom w:val="none" w:sz="0" w:space="0" w:color="auto"/>
                    <w:right w:val="none" w:sz="0" w:space="0" w:color="auto"/>
                  </w:divBdr>
                </w:div>
                <w:div w:id="929122230">
                  <w:marLeft w:val="0"/>
                  <w:marRight w:val="0"/>
                  <w:marTop w:val="0"/>
                  <w:marBottom w:val="0"/>
                  <w:divBdr>
                    <w:top w:val="none" w:sz="0" w:space="0" w:color="auto"/>
                    <w:left w:val="none" w:sz="0" w:space="0" w:color="auto"/>
                    <w:bottom w:val="none" w:sz="0" w:space="0" w:color="auto"/>
                    <w:right w:val="none" w:sz="0" w:space="0" w:color="auto"/>
                  </w:divBdr>
                </w:div>
                <w:div w:id="557712468">
                  <w:marLeft w:val="0"/>
                  <w:marRight w:val="0"/>
                  <w:marTop w:val="0"/>
                  <w:marBottom w:val="0"/>
                  <w:divBdr>
                    <w:top w:val="none" w:sz="0" w:space="0" w:color="auto"/>
                    <w:left w:val="none" w:sz="0" w:space="0" w:color="auto"/>
                    <w:bottom w:val="none" w:sz="0" w:space="0" w:color="auto"/>
                    <w:right w:val="none" w:sz="0" w:space="0" w:color="auto"/>
                  </w:divBdr>
                </w:div>
                <w:div w:id="117457986">
                  <w:marLeft w:val="0"/>
                  <w:marRight w:val="0"/>
                  <w:marTop w:val="0"/>
                  <w:marBottom w:val="0"/>
                  <w:divBdr>
                    <w:top w:val="none" w:sz="0" w:space="0" w:color="auto"/>
                    <w:left w:val="none" w:sz="0" w:space="0" w:color="auto"/>
                    <w:bottom w:val="none" w:sz="0" w:space="0" w:color="auto"/>
                    <w:right w:val="none" w:sz="0" w:space="0" w:color="auto"/>
                  </w:divBdr>
                </w:div>
                <w:div w:id="1124538210">
                  <w:marLeft w:val="0"/>
                  <w:marRight w:val="0"/>
                  <w:marTop w:val="0"/>
                  <w:marBottom w:val="0"/>
                  <w:divBdr>
                    <w:top w:val="none" w:sz="0" w:space="0" w:color="auto"/>
                    <w:left w:val="none" w:sz="0" w:space="0" w:color="auto"/>
                    <w:bottom w:val="none" w:sz="0" w:space="0" w:color="auto"/>
                    <w:right w:val="none" w:sz="0" w:space="0" w:color="auto"/>
                  </w:divBdr>
                </w:div>
                <w:div w:id="516383220">
                  <w:marLeft w:val="0"/>
                  <w:marRight w:val="0"/>
                  <w:marTop w:val="0"/>
                  <w:marBottom w:val="0"/>
                  <w:divBdr>
                    <w:top w:val="none" w:sz="0" w:space="0" w:color="auto"/>
                    <w:left w:val="none" w:sz="0" w:space="0" w:color="auto"/>
                    <w:bottom w:val="none" w:sz="0" w:space="0" w:color="auto"/>
                    <w:right w:val="none" w:sz="0" w:space="0" w:color="auto"/>
                  </w:divBdr>
                </w:div>
                <w:div w:id="2050714094">
                  <w:marLeft w:val="0"/>
                  <w:marRight w:val="0"/>
                  <w:marTop w:val="0"/>
                  <w:marBottom w:val="0"/>
                  <w:divBdr>
                    <w:top w:val="none" w:sz="0" w:space="0" w:color="auto"/>
                    <w:left w:val="none" w:sz="0" w:space="0" w:color="auto"/>
                    <w:bottom w:val="none" w:sz="0" w:space="0" w:color="auto"/>
                    <w:right w:val="none" w:sz="0" w:space="0" w:color="auto"/>
                  </w:divBdr>
                </w:div>
                <w:div w:id="95903044">
                  <w:marLeft w:val="0"/>
                  <w:marRight w:val="0"/>
                  <w:marTop w:val="0"/>
                  <w:marBottom w:val="0"/>
                  <w:divBdr>
                    <w:top w:val="none" w:sz="0" w:space="0" w:color="auto"/>
                    <w:left w:val="none" w:sz="0" w:space="0" w:color="auto"/>
                    <w:bottom w:val="none" w:sz="0" w:space="0" w:color="auto"/>
                    <w:right w:val="none" w:sz="0" w:space="0" w:color="auto"/>
                  </w:divBdr>
                </w:div>
                <w:div w:id="714037362">
                  <w:marLeft w:val="0"/>
                  <w:marRight w:val="0"/>
                  <w:marTop w:val="0"/>
                  <w:marBottom w:val="0"/>
                  <w:divBdr>
                    <w:top w:val="none" w:sz="0" w:space="0" w:color="auto"/>
                    <w:left w:val="none" w:sz="0" w:space="0" w:color="auto"/>
                    <w:bottom w:val="none" w:sz="0" w:space="0" w:color="auto"/>
                    <w:right w:val="none" w:sz="0" w:space="0" w:color="auto"/>
                  </w:divBdr>
                </w:div>
                <w:div w:id="841119583">
                  <w:marLeft w:val="0"/>
                  <w:marRight w:val="0"/>
                  <w:marTop w:val="0"/>
                  <w:marBottom w:val="0"/>
                  <w:divBdr>
                    <w:top w:val="none" w:sz="0" w:space="0" w:color="auto"/>
                    <w:left w:val="none" w:sz="0" w:space="0" w:color="auto"/>
                    <w:bottom w:val="none" w:sz="0" w:space="0" w:color="auto"/>
                    <w:right w:val="none" w:sz="0" w:space="0" w:color="auto"/>
                  </w:divBdr>
                </w:div>
                <w:div w:id="379675953">
                  <w:marLeft w:val="0"/>
                  <w:marRight w:val="0"/>
                  <w:marTop w:val="0"/>
                  <w:marBottom w:val="0"/>
                  <w:divBdr>
                    <w:top w:val="none" w:sz="0" w:space="0" w:color="auto"/>
                    <w:left w:val="none" w:sz="0" w:space="0" w:color="auto"/>
                    <w:bottom w:val="none" w:sz="0" w:space="0" w:color="auto"/>
                    <w:right w:val="none" w:sz="0" w:space="0" w:color="auto"/>
                  </w:divBdr>
                </w:div>
                <w:div w:id="690304697">
                  <w:marLeft w:val="0"/>
                  <w:marRight w:val="0"/>
                  <w:marTop w:val="0"/>
                  <w:marBottom w:val="0"/>
                  <w:divBdr>
                    <w:top w:val="none" w:sz="0" w:space="0" w:color="auto"/>
                    <w:left w:val="none" w:sz="0" w:space="0" w:color="auto"/>
                    <w:bottom w:val="none" w:sz="0" w:space="0" w:color="auto"/>
                    <w:right w:val="none" w:sz="0" w:space="0" w:color="auto"/>
                  </w:divBdr>
                </w:div>
                <w:div w:id="2122265813">
                  <w:marLeft w:val="0"/>
                  <w:marRight w:val="0"/>
                  <w:marTop w:val="0"/>
                  <w:marBottom w:val="0"/>
                  <w:divBdr>
                    <w:top w:val="none" w:sz="0" w:space="0" w:color="auto"/>
                    <w:left w:val="none" w:sz="0" w:space="0" w:color="auto"/>
                    <w:bottom w:val="none" w:sz="0" w:space="0" w:color="auto"/>
                    <w:right w:val="none" w:sz="0" w:space="0" w:color="auto"/>
                  </w:divBdr>
                </w:div>
                <w:div w:id="1651208376">
                  <w:marLeft w:val="0"/>
                  <w:marRight w:val="0"/>
                  <w:marTop w:val="0"/>
                  <w:marBottom w:val="0"/>
                  <w:divBdr>
                    <w:top w:val="none" w:sz="0" w:space="0" w:color="auto"/>
                    <w:left w:val="none" w:sz="0" w:space="0" w:color="auto"/>
                    <w:bottom w:val="none" w:sz="0" w:space="0" w:color="auto"/>
                    <w:right w:val="none" w:sz="0" w:space="0" w:color="auto"/>
                  </w:divBdr>
                </w:div>
                <w:div w:id="1635671943">
                  <w:marLeft w:val="0"/>
                  <w:marRight w:val="0"/>
                  <w:marTop w:val="0"/>
                  <w:marBottom w:val="0"/>
                  <w:divBdr>
                    <w:top w:val="none" w:sz="0" w:space="0" w:color="auto"/>
                    <w:left w:val="none" w:sz="0" w:space="0" w:color="auto"/>
                    <w:bottom w:val="none" w:sz="0" w:space="0" w:color="auto"/>
                    <w:right w:val="none" w:sz="0" w:space="0" w:color="auto"/>
                  </w:divBdr>
                </w:div>
                <w:div w:id="1350058309">
                  <w:marLeft w:val="0"/>
                  <w:marRight w:val="0"/>
                  <w:marTop w:val="0"/>
                  <w:marBottom w:val="0"/>
                  <w:divBdr>
                    <w:top w:val="none" w:sz="0" w:space="0" w:color="auto"/>
                    <w:left w:val="none" w:sz="0" w:space="0" w:color="auto"/>
                    <w:bottom w:val="none" w:sz="0" w:space="0" w:color="auto"/>
                    <w:right w:val="none" w:sz="0" w:space="0" w:color="auto"/>
                  </w:divBdr>
                </w:div>
                <w:div w:id="277838862">
                  <w:marLeft w:val="0"/>
                  <w:marRight w:val="0"/>
                  <w:marTop w:val="0"/>
                  <w:marBottom w:val="0"/>
                  <w:divBdr>
                    <w:top w:val="none" w:sz="0" w:space="0" w:color="auto"/>
                    <w:left w:val="none" w:sz="0" w:space="0" w:color="auto"/>
                    <w:bottom w:val="none" w:sz="0" w:space="0" w:color="auto"/>
                    <w:right w:val="none" w:sz="0" w:space="0" w:color="auto"/>
                  </w:divBdr>
                </w:div>
                <w:div w:id="1409616501">
                  <w:marLeft w:val="0"/>
                  <w:marRight w:val="0"/>
                  <w:marTop w:val="0"/>
                  <w:marBottom w:val="0"/>
                  <w:divBdr>
                    <w:top w:val="none" w:sz="0" w:space="0" w:color="auto"/>
                    <w:left w:val="none" w:sz="0" w:space="0" w:color="auto"/>
                    <w:bottom w:val="none" w:sz="0" w:space="0" w:color="auto"/>
                    <w:right w:val="none" w:sz="0" w:space="0" w:color="auto"/>
                  </w:divBdr>
                </w:div>
                <w:div w:id="820123058">
                  <w:marLeft w:val="0"/>
                  <w:marRight w:val="0"/>
                  <w:marTop w:val="0"/>
                  <w:marBottom w:val="0"/>
                  <w:divBdr>
                    <w:top w:val="none" w:sz="0" w:space="0" w:color="auto"/>
                    <w:left w:val="none" w:sz="0" w:space="0" w:color="auto"/>
                    <w:bottom w:val="none" w:sz="0" w:space="0" w:color="auto"/>
                    <w:right w:val="none" w:sz="0" w:space="0" w:color="auto"/>
                  </w:divBdr>
                </w:div>
                <w:div w:id="1242642410">
                  <w:marLeft w:val="0"/>
                  <w:marRight w:val="0"/>
                  <w:marTop w:val="0"/>
                  <w:marBottom w:val="0"/>
                  <w:divBdr>
                    <w:top w:val="none" w:sz="0" w:space="0" w:color="auto"/>
                    <w:left w:val="none" w:sz="0" w:space="0" w:color="auto"/>
                    <w:bottom w:val="none" w:sz="0" w:space="0" w:color="auto"/>
                    <w:right w:val="none" w:sz="0" w:space="0" w:color="auto"/>
                  </w:divBdr>
                </w:div>
                <w:div w:id="685254002">
                  <w:marLeft w:val="0"/>
                  <w:marRight w:val="0"/>
                  <w:marTop w:val="0"/>
                  <w:marBottom w:val="0"/>
                  <w:divBdr>
                    <w:top w:val="none" w:sz="0" w:space="0" w:color="auto"/>
                    <w:left w:val="none" w:sz="0" w:space="0" w:color="auto"/>
                    <w:bottom w:val="none" w:sz="0" w:space="0" w:color="auto"/>
                    <w:right w:val="none" w:sz="0" w:space="0" w:color="auto"/>
                  </w:divBdr>
                </w:div>
                <w:div w:id="137773516">
                  <w:marLeft w:val="0"/>
                  <w:marRight w:val="0"/>
                  <w:marTop w:val="0"/>
                  <w:marBottom w:val="0"/>
                  <w:divBdr>
                    <w:top w:val="none" w:sz="0" w:space="0" w:color="auto"/>
                    <w:left w:val="none" w:sz="0" w:space="0" w:color="auto"/>
                    <w:bottom w:val="none" w:sz="0" w:space="0" w:color="auto"/>
                    <w:right w:val="none" w:sz="0" w:space="0" w:color="auto"/>
                  </w:divBdr>
                </w:div>
                <w:div w:id="1428960148">
                  <w:marLeft w:val="0"/>
                  <w:marRight w:val="0"/>
                  <w:marTop w:val="0"/>
                  <w:marBottom w:val="0"/>
                  <w:divBdr>
                    <w:top w:val="none" w:sz="0" w:space="0" w:color="auto"/>
                    <w:left w:val="none" w:sz="0" w:space="0" w:color="auto"/>
                    <w:bottom w:val="none" w:sz="0" w:space="0" w:color="auto"/>
                    <w:right w:val="none" w:sz="0" w:space="0" w:color="auto"/>
                  </w:divBdr>
                </w:div>
                <w:div w:id="1492141394">
                  <w:marLeft w:val="0"/>
                  <w:marRight w:val="0"/>
                  <w:marTop w:val="0"/>
                  <w:marBottom w:val="0"/>
                  <w:divBdr>
                    <w:top w:val="none" w:sz="0" w:space="0" w:color="auto"/>
                    <w:left w:val="none" w:sz="0" w:space="0" w:color="auto"/>
                    <w:bottom w:val="none" w:sz="0" w:space="0" w:color="auto"/>
                    <w:right w:val="none" w:sz="0" w:space="0" w:color="auto"/>
                  </w:divBdr>
                </w:div>
                <w:div w:id="2061049916">
                  <w:marLeft w:val="0"/>
                  <w:marRight w:val="0"/>
                  <w:marTop w:val="0"/>
                  <w:marBottom w:val="0"/>
                  <w:divBdr>
                    <w:top w:val="none" w:sz="0" w:space="0" w:color="auto"/>
                    <w:left w:val="none" w:sz="0" w:space="0" w:color="auto"/>
                    <w:bottom w:val="none" w:sz="0" w:space="0" w:color="auto"/>
                    <w:right w:val="none" w:sz="0" w:space="0" w:color="auto"/>
                  </w:divBdr>
                </w:div>
                <w:div w:id="906383933">
                  <w:marLeft w:val="0"/>
                  <w:marRight w:val="0"/>
                  <w:marTop w:val="0"/>
                  <w:marBottom w:val="0"/>
                  <w:divBdr>
                    <w:top w:val="none" w:sz="0" w:space="0" w:color="auto"/>
                    <w:left w:val="none" w:sz="0" w:space="0" w:color="auto"/>
                    <w:bottom w:val="none" w:sz="0" w:space="0" w:color="auto"/>
                    <w:right w:val="none" w:sz="0" w:space="0" w:color="auto"/>
                  </w:divBdr>
                </w:div>
                <w:div w:id="130447502">
                  <w:marLeft w:val="0"/>
                  <w:marRight w:val="0"/>
                  <w:marTop w:val="0"/>
                  <w:marBottom w:val="0"/>
                  <w:divBdr>
                    <w:top w:val="none" w:sz="0" w:space="0" w:color="auto"/>
                    <w:left w:val="none" w:sz="0" w:space="0" w:color="auto"/>
                    <w:bottom w:val="none" w:sz="0" w:space="0" w:color="auto"/>
                    <w:right w:val="none" w:sz="0" w:space="0" w:color="auto"/>
                  </w:divBdr>
                </w:div>
                <w:div w:id="259874898">
                  <w:marLeft w:val="0"/>
                  <w:marRight w:val="0"/>
                  <w:marTop w:val="0"/>
                  <w:marBottom w:val="0"/>
                  <w:divBdr>
                    <w:top w:val="none" w:sz="0" w:space="0" w:color="auto"/>
                    <w:left w:val="none" w:sz="0" w:space="0" w:color="auto"/>
                    <w:bottom w:val="none" w:sz="0" w:space="0" w:color="auto"/>
                    <w:right w:val="none" w:sz="0" w:space="0" w:color="auto"/>
                  </w:divBdr>
                </w:div>
                <w:div w:id="1458449102">
                  <w:marLeft w:val="0"/>
                  <w:marRight w:val="0"/>
                  <w:marTop w:val="0"/>
                  <w:marBottom w:val="0"/>
                  <w:divBdr>
                    <w:top w:val="none" w:sz="0" w:space="0" w:color="auto"/>
                    <w:left w:val="none" w:sz="0" w:space="0" w:color="auto"/>
                    <w:bottom w:val="none" w:sz="0" w:space="0" w:color="auto"/>
                    <w:right w:val="none" w:sz="0" w:space="0" w:color="auto"/>
                  </w:divBdr>
                </w:div>
                <w:div w:id="1092047946">
                  <w:marLeft w:val="0"/>
                  <w:marRight w:val="0"/>
                  <w:marTop w:val="0"/>
                  <w:marBottom w:val="0"/>
                  <w:divBdr>
                    <w:top w:val="none" w:sz="0" w:space="0" w:color="auto"/>
                    <w:left w:val="none" w:sz="0" w:space="0" w:color="auto"/>
                    <w:bottom w:val="none" w:sz="0" w:space="0" w:color="auto"/>
                    <w:right w:val="none" w:sz="0" w:space="0" w:color="auto"/>
                  </w:divBdr>
                </w:div>
                <w:div w:id="793986569">
                  <w:marLeft w:val="0"/>
                  <w:marRight w:val="0"/>
                  <w:marTop w:val="0"/>
                  <w:marBottom w:val="0"/>
                  <w:divBdr>
                    <w:top w:val="none" w:sz="0" w:space="0" w:color="auto"/>
                    <w:left w:val="none" w:sz="0" w:space="0" w:color="auto"/>
                    <w:bottom w:val="none" w:sz="0" w:space="0" w:color="auto"/>
                    <w:right w:val="none" w:sz="0" w:space="0" w:color="auto"/>
                  </w:divBdr>
                </w:div>
                <w:div w:id="1700859614">
                  <w:marLeft w:val="0"/>
                  <w:marRight w:val="0"/>
                  <w:marTop w:val="0"/>
                  <w:marBottom w:val="0"/>
                  <w:divBdr>
                    <w:top w:val="none" w:sz="0" w:space="0" w:color="auto"/>
                    <w:left w:val="none" w:sz="0" w:space="0" w:color="auto"/>
                    <w:bottom w:val="none" w:sz="0" w:space="0" w:color="auto"/>
                    <w:right w:val="none" w:sz="0" w:space="0" w:color="auto"/>
                  </w:divBdr>
                </w:div>
                <w:div w:id="1455296220">
                  <w:marLeft w:val="0"/>
                  <w:marRight w:val="0"/>
                  <w:marTop w:val="0"/>
                  <w:marBottom w:val="0"/>
                  <w:divBdr>
                    <w:top w:val="none" w:sz="0" w:space="0" w:color="auto"/>
                    <w:left w:val="none" w:sz="0" w:space="0" w:color="auto"/>
                    <w:bottom w:val="none" w:sz="0" w:space="0" w:color="auto"/>
                    <w:right w:val="none" w:sz="0" w:space="0" w:color="auto"/>
                  </w:divBdr>
                </w:div>
                <w:div w:id="536813654">
                  <w:marLeft w:val="0"/>
                  <w:marRight w:val="0"/>
                  <w:marTop w:val="0"/>
                  <w:marBottom w:val="0"/>
                  <w:divBdr>
                    <w:top w:val="none" w:sz="0" w:space="0" w:color="auto"/>
                    <w:left w:val="none" w:sz="0" w:space="0" w:color="auto"/>
                    <w:bottom w:val="none" w:sz="0" w:space="0" w:color="auto"/>
                    <w:right w:val="none" w:sz="0" w:space="0" w:color="auto"/>
                  </w:divBdr>
                </w:div>
                <w:div w:id="219292210">
                  <w:marLeft w:val="0"/>
                  <w:marRight w:val="0"/>
                  <w:marTop w:val="0"/>
                  <w:marBottom w:val="0"/>
                  <w:divBdr>
                    <w:top w:val="none" w:sz="0" w:space="0" w:color="auto"/>
                    <w:left w:val="none" w:sz="0" w:space="0" w:color="auto"/>
                    <w:bottom w:val="none" w:sz="0" w:space="0" w:color="auto"/>
                    <w:right w:val="none" w:sz="0" w:space="0" w:color="auto"/>
                  </w:divBdr>
                </w:div>
                <w:div w:id="2035381712">
                  <w:marLeft w:val="0"/>
                  <w:marRight w:val="0"/>
                  <w:marTop w:val="0"/>
                  <w:marBottom w:val="0"/>
                  <w:divBdr>
                    <w:top w:val="none" w:sz="0" w:space="0" w:color="auto"/>
                    <w:left w:val="none" w:sz="0" w:space="0" w:color="auto"/>
                    <w:bottom w:val="none" w:sz="0" w:space="0" w:color="auto"/>
                    <w:right w:val="none" w:sz="0" w:space="0" w:color="auto"/>
                  </w:divBdr>
                </w:div>
                <w:div w:id="1361470297">
                  <w:marLeft w:val="0"/>
                  <w:marRight w:val="0"/>
                  <w:marTop w:val="0"/>
                  <w:marBottom w:val="0"/>
                  <w:divBdr>
                    <w:top w:val="none" w:sz="0" w:space="0" w:color="auto"/>
                    <w:left w:val="none" w:sz="0" w:space="0" w:color="auto"/>
                    <w:bottom w:val="none" w:sz="0" w:space="0" w:color="auto"/>
                    <w:right w:val="none" w:sz="0" w:space="0" w:color="auto"/>
                  </w:divBdr>
                </w:div>
                <w:div w:id="1649433813">
                  <w:marLeft w:val="0"/>
                  <w:marRight w:val="0"/>
                  <w:marTop w:val="0"/>
                  <w:marBottom w:val="0"/>
                  <w:divBdr>
                    <w:top w:val="none" w:sz="0" w:space="0" w:color="auto"/>
                    <w:left w:val="none" w:sz="0" w:space="0" w:color="auto"/>
                    <w:bottom w:val="none" w:sz="0" w:space="0" w:color="auto"/>
                    <w:right w:val="none" w:sz="0" w:space="0" w:color="auto"/>
                  </w:divBdr>
                </w:div>
                <w:div w:id="2088764064">
                  <w:marLeft w:val="0"/>
                  <w:marRight w:val="0"/>
                  <w:marTop w:val="0"/>
                  <w:marBottom w:val="0"/>
                  <w:divBdr>
                    <w:top w:val="none" w:sz="0" w:space="0" w:color="auto"/>
                    <w:left w:val="none" w:sz="0" w:space="0" w:color="auto"/>
                    <w:bottom w:val="none" w:sz="0" w:space="0" w:color="auto"/>
                    <w:right w:val="none" w:sz="0" w:space="0" w:color="auto"/>
                  </w:divBdr>
                </w:div>
                <w:div w:id="745304842">
                  <w:marLeft w:val="0"/>
                  <w:marRight w:val="0"/>
                  <w:marTop w:val="0"/>
                  <w:marBottom w:val="0"/>
                  <w:divBdr>
                    <w:top w:val="none" w:sz="0" w:space="0" w:color="auto"/>
                    <w:left w:val="none" w:sz="0" w:space="0" w:color="auto"/>
                    <w:bottom w:val="none" w:sz="0" w:space="0" w:color="auto"/>
                    <w:right w:val="none" w:sz="0" w:space="0" w:color="auto"/>
                  </w:divBdr>
                </w:div>
                <w:div w:id="1979648449">
                  <w:marLeft w:val="0"/>
                  <w:marRight w:val="0"/>
                  <w:marTop w:val="0"/>
                  <w:marBottom w:val="0"/>
                  <w:divBdr>
                    <w:top w:val="none" w:sz="0" w:space="0" w:color="auto"/>
                    <w:left w:val="none" w:sz="0" w:space="0" w:color="auto"/>
                    <w:bottom w:val="none" w:sz="0" w:space="0" w:color="auto"/>
                    <w:right w:val="none" w:sz="0" w:space="0" w:color="auto"/>
                  </w:divBdr>
                </w:div>
                <w:div w:id="689184608">
                  <w:marLeft w:val="0"/>
                  <w:marRight w:val="0"/>
                  <w:marTop w:val="0"/>
                  <w:marBottom w:val="0"/>
                  <w:divBdr>
                    <w:top w:val="none" w:sz="0" w:space="0" w:color="auto"/>
                    <w:left w:val="none" w:sz="0" w:space="0" w:color="auto"/>
                    <w:bottom w:val="none" w:sz="0" w:space="0" w:color="auto"/>
                    <w:right w:val="none" w:sz="0" w:space="0" w:color="auto"/>
                  </w:divBdr>
                </w:div>
                <w:div w:id="806363373">
                  <w:marLeft w:val="0"/>
                  <w:marRight w:val="0"/>
                  <w:marTop w:val="0"/>
                  <w:marBottom w:val="0"/>
                  <w:divBdr>
                    <w:top w:val="none" w:sz="0" w:space="0" w:color="auto"/>
                    <w:left w:val="none" w:sz="0" w:space="0" w:color="auto"/>
                    <w:bottom w:val="none" w:sz="0" w:space="0" w:color="auto"/>
                    <w:right w:val="none" w:sz="0" w:space="0" w:color="auto"/>
                  </w:divBdr>
                </w:div>
                <w:div w:id="945042845">
                  <w:marLeft w:val="0"/>
                  <w:marRight w:val="0"/>
                  <w:marTop w:val="0"/>
                  <w:marBottom w:val="0"/>
                  <w:divBdr>
                    <w:top w:val="none" w:sz="0" w:space="0" w:color="auto"/>
                    <w:left w:val="none" w:sz="0" w:space="0" w:color="auto"/>
                    <w:bottom w:val="none" w:sz="0" w:space="0" w:color="auto"/>
                    <w:right w:val="none" w:sz="0" w:space="0" w:color="auto"/>
                  </w:divBdr>
                </w:div>
                <w:div w:id="1803232177">
                  <w:marLeft w:val="0"/>
                  <w:marRight w:val="0"/>
                  <w:marTop w:val="0"/>
                  <w:marBottom w:val="0"/>
                  <w:divBdr>
                    <w:top w:val="none" w:sz="0" w:space="0" w:color="auto"/>
                    <w:left w:val="none" w:sz="0" w:space="0" w:color="auto"/>
                    <w:bottom w:val="none" w:sz="0" w:space="0" w:color="auto"/>
                    <w:right w:val="none" w:sz="0" w:space="0" w:color="auto"/>
                  </w:divBdr>
                </w:div>
                <w:div w:id="1190340120">
                  <w:marLeft w:val="0"/>
                  <w:marRight w:val="0"/>
                  <w:marTop w:val="0"/>
                  <w:marBottom w:val="0"/>
                  <w:divBdr>
                    <w:top w:val="none" w:sz="0" w:space="0" w:color="auto"/>
                    <w:left w:val="none" w:sz="0" w:space="0" w:color="auto"/>
                    <w:bottom w:val="none" w:sz="0" w:space="0" w:color="auto"/>
                    <w:right w:val="none" w:sz="0" w:space="0" w:color="auto"/>
                  </w:divBdr>
                </w:div>
                <w:div w:id="118496688">
                  <w:marLeft w:val="0"/>
                  <w:marRight w:val="0"/>
                  <w:marTop w:val="0"/>
                  <w:marBottom w:val="0"/>
                  <w:divBdr>
                    <w:top w:val="none" w:sz="0" w:space="0" w:color="auto"/>
                    <w:left w:val="none" w:sz="0" w:space="0" w:color="auto"/>
                    <w:bottom w:val="none" w:sz="0" w:space="0" w:color="auto"/>
                    <w:right w:val="none" w:sz="0" w:space="0" w:color="auto"/>
                  </w:divBdr>
                </w:div>
                <w:div w:id="1787919058">
                  <w:marLeft w:val="0"/>
                  <w:marRight w:val="0"/>
                  <w:marTop w:val="0"/>
                  <w:marBottom w:val="0"/>
                  <w:divBdr>
                    <w:top w:val="none" w:sz="0" w:space="0" w:color="auto"/>
                    <w:left w:val="none" w:sz="0" w:space="0" w:color="auto"/>
                    <w:bottom w:val="none" w:sz="0" w:space="0" w:color="auto"/>
                    <w:right w:val="none" w:sz="0" w:space="0" w:color="auto"/>
                  </w:divBdr>
                </w:div>
                <w:div w:id="74938186">
                  <w:marLeft w:val="0"/>
                  <w:marRight w:val="0"/>
                  <w:marTop w:val="0"/>
                  <w:marBottom w:val="0"/>
                  <w:divBdr>
                    <w:top w:val="none" w:sz="0" w:space="0" w:color="auto"/>
                    <w:left w:val="none" w:sz="0" w:space="0" w:color="auto"/>
                    <w:bottom w:val="none" w:sz="0" w:space="0" w:color="auto"/>
                    <w:right w:val="none" w:sz="0" w:space="0" w:color="auto"/>
                  </w:divBdr>
                </w:div>
                <w:div w:id="180321334">
                  <w:marLeft w:val="0"/>
                  <w:marRight w:val="0"/>
                  <w:marTop w:val="0"/>
                  <w:marBottom w:val="0"/>
                  <w:divBdr>
                    <w:top w:val="none" w:sz="0" w:space="0" w:color="auto"/>
                    <w:left w:val="none" w:sz="0" w:space="0" w:color="auto"/>
                    <w:bottom w:val="none" w:sz="0" w:space="0" w:color="auto"/>
                    <w:right w:val="none" w:sz="0" w:space="0" w:color="auto"/>
                  </w:divBdr>
                </w:div>
                <w:div w:id="1220049147">
                  <w:marLeft w:val="0"/>
                  <w:marRight w:val="0"/>
                  <w:marTop w:val="0"/>
                  <w:marBottom w:val="0"/>
                  <w:divBdr>
                    <w:top w:val="none" w:sz="0" w:space="0" w:color="auto"/>
                    <w:left w:val="none" w:sz="0" w:space="0" w:color="auto"/>
                    <w:bottom w:val="none" w:sz="0" w:space="0" w:color="auto"/>
                    <w:right w:val="none" w:sz="0" w:space="0" w:color="auto"/>
                  </w:divBdr>
                </w:div>
                <w:div w:id="1779788631">
                  <w:marLeft w:val="0"/>
                  <w:marRight w:val="0"/>
                  <w:marTop w:val="0"/>
                  <w:marBottom w:val="0"/>
                  <w:divBdr>
                    <w:top w:val="none" w:sz="0" w:space="0" w:color="auto"/>
                    <w:left w:val="none" w:sz="0" w:space="0" w:color="auto"/>
                    <w:bottom w:val="none" w:sz="0" w:space="0" w:color="auto"/>
                    <w:right w:val="none" w:sz="0" w:space="0" w:color="auto"/>
                  </w:divBdr>
                </w:div>
                <w:div w:id="60105272">
                  <w:marLeft w:val="0"/>
                  <w:marRight w:val="0"/>
                  <w:marTop w:val="0"/>
                  <w:marBottom w:val="0"/>
                  <w:divBdr>
                    <w:top w:val="none" w:sz="0" w:space="0" w:color="auto"/>
                    <w:left w:val="none" w:sz="0" w:space="0" w:color="auto"/>
                    <w:bottom w:val="none" w:sz="0" w:space="0" w:color="auto"/>
                    <w:right w:val="none" w:sz="0" w:space="0" w:color="auto"/>
                  </w:divBdr>
                </w:div>
                <w:div w:id="1352298854">
                  <w:marLeft w:val="0"/>
                  <w:marRight w:val="0"/>
                  <w:marTop w:val="0"/>
                  <w:marBottom w:val="0"/>
                  <w:divBdr>
                    <w:top w:val="none" w:sz="0" w:space="0" w:color="auto"/>
                    <w:left w:val="none" w:sz="0" w:space="0" w:color="auto"/>
                    <w:bottom w:val="none" w:sz="0" w:space="0" w:color="auto"/>
                    <w:right w:val="none" w:sz="0" w:space="0" w:color="auto"/>
                  </w:divBdr>
                </w:div>
                <w:div w:id="191378956">
                  <w:marLeft w:val="0"/>
                  <w:marRight w:val="0"/>
                  <w:marTop w:val="0"/>
                  <w:marBottom w:val="0"/>
                  <w:divBdr>
                    <w:top w:val="none" w:sz="0" w:space="0" w:color="auto"/>
                    <w:left w:val="none" w:sz="0" w:space="0" w:color="auto"/>
                    <w:bottom w:val="none" w:sz="0" w:space="0" w:color="auto"/>
                    <w:right w:val="none" w:sz="0" w:space="0" w:color="auto"/>
                  </w:divBdr>
                </w:div>
                <w:div w:id="143396291">
                  <w:marLeft w:val="0"/>
                  <w:marRight w:val="0"/>
                  <w:marTop w:val="0"/>
                  <w:marBottom w:val="0"/>
                  <w:divBdr>
                    <w:top w:val="none" w:sz="0" w:space="0" w:color="auto"/>
                    <w:left w:val="none" w:sz="0" w:space="0" w:color="auto"/>
                    <w:bottom w:val="none" w:sz="0" w:space="0" w:color="auto"/>
                    <w:right w:val="none" w:sz="0" w:space="0" w:color="auto"/>
                  </w:divBdr>
                </w:div>
                <w:div w:id="2074422339">
                  <w:marLeft w:val="0"/>
                  <w:marRight w:val="0"/>
                  <w:marTop w:val="0"/>
                  <w:marBottom w:val="0"/>
                  <w:divBdr>
                    <w:top w:val="none" w:sz="0" w:space="0" w:color="auto"/>
                    <w:left w:val="none" w:sz="0" w:space="0" w:color="auto"/>
                    <w:bottom w:val="none" w:sz="0" w:space="0" w:color="auto"/>
                    <w:right w:val="none" w:sz="0" w:space="0" w:color="auto"/>
                  </w:divBdr>
                </w:div>
                <w:div w:id="203297803">
                  <w:marLeft w:val="0"/>
                  <w:marRight w:val="0"/>
                  <w:marTop w:val="0"/>
                  <w:marBottom w:val="0"/>
                  <w:divBdr>
                    <w:top w:val="none" w:sz="0" w:space="0" w:color="auto"/>
                    <w:left w:val="none" w:sz="0" w:space="0" w:color="auto"/>
                    <w:bottom w:val="none" w:sz="0" w:space="0" w:color="auto"/>
                    <w:right w:val="none" w:sz="0" w:space="0" w:color="auto"/>
                  </w:divBdr>
                </w:div>
                <w:div w:id="103615481">
                  <w:marLeft w:val="0"/>
                  <w:marRight w:val="0"/>
                  <w:marTop w:val="0"/>
                  <w:marBottom w:val="0"/>
                  <w:divBdr>
                    <w:top w:val="none" w:sz="0" w:space="0" w:color="auto"/>
                    <w:left w:val="none" w:sz="0" w:space="0" w:color="auto"/>
                    <w:bottom w:val="none" w:sz="0" w:space="0" w:color="auto"/>
                    <w:right w:val="none" w:sz="0" w:space="0" w:color="auto"/>
                  </w:divBdr>
                </w:div>
                <w:div w:id="1365014276">
                  <w:marLeft w:val="0"/>
                  <w:marRight w:val="0"/>
                  <w:marTop w:val="0"/>
                  <w:marBottom w:val="0"/>
                  <w:divBdr>
                    <w:top w:val="none" w:sz="0" w:space="0" w:color="auto"/>
                    <w:left w:val="none" w:sz="0" w:space="0" w:color="auto"/>
                    <w:bottom w:val="none" w:sz="0" w:space="0" w:color="auto"/>
                    <w:right w:val="none" w:sz="0" w:space="0" w:color="auto"/>
                  </w:divBdr>
                </w:div>
                <w:div w:id="2116246215">
                  <w:marLeft w:val="0"/>
                  <w:marRight w:val="0"/>
                  <w:marTop w:val="0"/>
                  <w:marBottom w:val="0"/>
                  <w:divBdr>
                    <w:top w:val="none" w:sz="0" w:space="0" w:color="auto"/>
                    <w:left w:val="none" w:sz="0" w:space="0" w:color="auto"/>
                    <w:bottom w:val="none" w:sz="0" w:space="0" w:color="auto"/>
                    <w:right w:val="none" w:sz="0" w:space="0" w:color="auto"/>
                  </w:divBdr>
                </w:div>
                <w:div w:id="931084213">
                  <w:marLeft w:val="0"/>
                  <w:marRight w:val="0"/>
                  <w:marTop w:val="0"/>
                  <w:marBottom w:val="0"/>
                  <w:divBdr>
                    <w:top w:val="none" w:sz="0" w:space="0" w:color="auto"/>
                    <w:left w:val="none" w:sz="0" w:space="0" w:color="auto"/>
                    <w:bottom w:val="none" w:sz="0" w:space="0" w:color="auto"/>
                    <w:right w:val="none" w:sz="0" w:space="0" w:color="auto"/>
                  </w:divBdr>
                </w:div>
                <w:div w:id="829099518">
                  <w:marLeft w:val="0"/>
                  <w:marRight w:val="0"/>
                  <w:marTop w:val="0"/>
                  <w:marBottom w:val="0"/>
                  <w:divBdr>
                    <w:top w:val="none" w:sz="0" w:space="0" w:color="auto"/>
                    <w:left w:val="none" w:sz="0" w:space="0" w:color="auto"/>
                    <w:bottom w:val="none" w:sz="0" w:space="0" w:color="auto"/>
                    <w:right w:val="none" w:sz="0" w:space="0" w:color="auto"/>
                  </w:divBdr>
                </w:div>
                <w:div w:id="1424257822">
                  <w:marLeft w:val="0"/>
                  <w:marRight w:val="0"/>
                  <w:marTop w:val="0"/>
                  <w:marBottom w:val="0"/>
                  <w:divBdr>
                    <w:top w:val="none" w:sz="0" w:space="0" w:color="auto"/>
                    <w:left w:val="none" w:sz="0" w:space="0" w:color="auto"/>
                    <w:bottom w:val="none" w:sz="0" w:space="0" w:color="auto"/>
                    <w:right w:val="none" w:sz="0" w:space="0" w:color="auto"/>
                  </w:divBdr>
                </w:div>
                <w:div w:id="1571840705">
                  <w:marLeft w:val="0"/>
                  <w:marRight w:val="0"/>
                  <w:marTop w:val="0"/>
                  <w:marBottom w:val="0"/>
                  <w:divBdr>
                    <w:top w:val="none" w:sz="0" w:space="0" w:color="auto"/>
                    <w:left w:val="none" w:sz="0" w:space="0" w:color="auto"/>
                    <w:bottom w:val="none" w:sz="0" w:space="0" w:color="auto"/>
                    <w:right w:val="none" w:sz="0" w:space="0" w:color="auto"/>
                  </w:divBdr>
                </w:div>
                <w:div w:id="514614702">
                  <w:marLeft w:val="0"/>
                  <w:marRight w:val="0"/>
                  <w:marTop w:val="0"/>
                  <w:marBottom w:val="0"/>
                  <w:divBdr>
                    <w:top w:val="none" w:sz="0" w:space="0" w:color="auto"/>
                    <w:left w:val="none" w:sz="0" w:space="0" w:color="auto"/>
                    <w:bottom w:val="none" w:sz="0" w:space="0" w:color="auto"/>
                    <w:right w:val="none" w:sz="0" w:space="0" w:color="auto"/>
                  </w:divBdr>
                </w:div>
                <w:div w:id="1641039473">
                  <w:marLeft w:val="0"/>
                  <w:marRight w:val="0"/>
                  <w:marTop w:val="0"/>
                  <w:marBottom w:val="0"/>
                  <w:divBdr>
                    <w:top w:val="none" w:sz="0" w:space="0" w:color="auto"/>
                    <w:left w:val="none" w:sz="0" w:space="0" w:color="auto"/>
                    <w:bottom w:val="none" w:sz="0" w:space="0" w:color="auto"/>
                    <w:right w:val="none" w:sz="0" w:space="0" w:color="auto"/>
                  </w:divBdr>
                </w:div>
                <w:div w:id="1954625596">
                  <w:marLeft w:val="0"/>
                  <w:marRight w:val="0"/>
                  <w:marTop w:val="0"/>
                  <w:marBottom w:val="0"/>
                  <w:divBdr>
                    <w:top w:val="none" w:sz="0" w:space="0" w:color="auto"/>
                    <w:left w:val="none" w:sz="0" w:space="0" w:color="auto"/>
                    <w:bottom w:val="none" w:sz="0" w:space="0" w:color="auto"/>
                    <w:right w:val="none" w:sz="0" w:space="0" w:color="auto"/>
                  </w:divBdr>
                </w:div>
                <w:div w:id="1729450486">
                  <w:marLeft w:val="0"/>
                  <w:marRight w:val="0"/>
                  <w:marTop w:val="0"/>
                  <w:marBottom w:val="0"/>
                  <w:divBdr>
                    <w:top w:val="none" w:sz="0" w:space="0" w:color="auto"/>
                    <w:left w:val="none" w:sz="0" w:space="0" w:color="auto"/>
                    <w:bottom w:val="none" w:sz="0" w:space="0" w:color="auto"/>
                    <w:right w:val="none" w:sz="0" w:space="0" w:color="auto"/>
                  </w:divBdr>
                </w:div>
                <w:div w:id="2106144738">
                  <w:marLeft w:val="0"/>
                  <w:marRight w:val="0"/>
                  <w:marTop w:val="0"/>
                  <w:marBottom w:val="0"/>
                  <w:divBdr>
                    <w:top w:val="none" w:sz="0" w:space="0" w:color="auto"/>
                    <w:left w:val="none" w:sz="0" w:space="0" w:color="auto"/>
                    <w:bottom w:val="none" w:sz="0" w:space="0" w:color="auto"/>
                    <w:right w:val="none" w:sz="0" w:space="0" w:color="auto"/>
                  </w:divBdr>
                </w:div>
                <w:div w:id="1842701390">
                  <w:marLeft w:val="0"/>
                  <w:marRight w:val="0"/>
                  <w:marTop w:val="0"/>
                  <w:marBottom w:val="0"/>
                  <w:divBdr>
                    <w:top w:val="none" w:sz="0" w:space="0" w:color="auto"/>
                    <w:left w:val="none" w:sz="0" w:space="0" w:color="auto"/>
                    <w:bottom w:val="none" w:sz="0" w:space="0" w:color="auto"/>
                    <w:right w:val="none" w:sz="0" w:space="0" w:color="auto"/>
                  </w:divBdr>
                </w:div>
                <w:div w:id="638850531">
                  <w:marLeft w:val="0"/>
                  <w:marRight w:val="0"/>
                  <w:marTop w:val="0"/>
                  <w:marBottom w:val="0"/>
                  <w:divBdr>
                    <w:top w:val="none" w:sz="0" w:space="0" w:color="auto"/>
                    <w:left w:val="none" w:sz="0" w:space="0" w:color="auto"/>
                    <w:bottom w:val="none" w:sz="0" w:space="0" w:color="auto"/>
                    <w:right w:val="none" w:sz="0" w:space="0" w:color="auto"/>
                  </w:divBdr>
                </w:div>
                <w:div w:id="717247224">
                  <w:marLeft w:val="0"/>
                  <w:marRight w:val="0"/>
                  <w:marTop w:val="0"/>
                  <w:marBottom w:val="0"/>
                  <w:divBdr>
                    <w:top w:val="none" w:sz="0" w:space="0" w:color="auto"/>
                    <w:left w:val="none" w:sz="0" w:space="0" w:color="auto"/>
                    <w:bottom w:val="none" w:sz="0" w:space="0" w:color="auto"/>
                    <w:right w:val="none" w:sz="0" w:space="0" w:color="auto"/>
                  </w:divBdr>
                </w:div>
                <w:div w:id="216549475">
                  <w:marLeft w:val="0"/>
                  <w:marRight w:val="0"/>
                  <w:marTop w:val="0"/>
                  <w:marBottom w:val="0"/>
                  <w:divBdr>
                    <w:top w:val="none" w:sz="0" w:space="0" w:color="auto"/>
                    <w:left w:val="none" w:sz="0" w:space="0" w:color="auto"/>
                    <w:bottom w:val="none" w:sz="0" w:space="0" w:color="auto"/>
                    <w:right w:val="none" w:sz="0" w:space="0" w:color="auto"/>
                  </w:divBdr>
                </w:div>
                <w:div w:id="1683236849">
                  <w:marLeft w:val="0"/>
                  <w:marRight w:val="0"/>
                  <w:marTop w:val="0"/>
                  <w:marBottom w:val="0"/>
                  <w:divBdr>
                    <w:top w:val="none" w:sz="0" w:space="0" w:color="auto"/>
                    <w:left w:val="none" w:sz="0" w:space="0" w:color="auto"/>
                    <w:bottom w:val="none" w:sz="0" w:space="0" w:color="auto"/>
                    <w:right w:val="none" w:sz="0" w:space="0" w:color="auto"/>
                  </w:divBdr>
                  <w:divsChild>
                    <w:div w:id="433094430">
                      <w:marLeft w:val="0"/>
                      <w:marRight w:val="0"/>
                      <w:marTop w:val="0"/>
                      <w:marBottom w:val="0"/>
                      <w:divBdr>
                        <w:top w:val="none" w:sz="0" w:space="0" w:color="auto"/>
                        <w:left w:val="none" w:sz="0" w:space="0" w:color="auto"/>
                        <w:bottom w:val="none" w:sz="0" w:space="0" w:color="auto"/>
                        <w:right w:val="none" w:sz="0" w:space="0" w:color="auto"/>
                      </w:divBdr>
                    </w:div>
                    <w:div w:id="1448815860">
                      <w:marLeft w:val="0"/>
                      <w:marRight w:val="0"/>
                      <w:marTop w:val="0"/>
                      <w:marBottom w:val="0"/>
                      <w:divBdr>
                        <w:top w:val="none" w:sz="0" w:space="0" w:color="auto"/>
                        <w:left w:val="none" w:sz="0" w:space="0" w:color="auto"/>
                        <w:bottom w:val="none" w:sz="0" w:space="0" w:color="auto"/>
                        <w:right w:val="none" w:sz="0" w:space="0" w:color="auto"/>
                      </w:divBdr>
                    </w:div>
                    <w:div w:id="692996874">
                      <w:marLeft w:val="0"/>
                      <w:marRight w:val="0"/>
                      <w:marTop w:val="0"/>
                      <w:marBottom w:val="0"/>
                      <w:divBdr>
                        <w:top w:val="none" w:sz="0" w:space="0" w:color="auto"/>
                        <w:left w:val="none" w:sz="0" w:space="0" w:color="auto"/>
                        <w:bottom w:val="none" w:sz="0" w:space="0" w:color="auto"/>
                        <w:right w:val="none" w:sz="0" w:space="0" w:color="auto"/>
                      </w:divBdr>
                    </w:div>
                    <w:div w:id="1635022218">
                      <w:marLeft w:val="0"/>
                      <w:marRight w:val="0"/>
                      <w:marTop w:val="0"/>
                      <w:marBottom w:val="0"/>
                      <w:divBdr>
                        <w:top w:val="none" w:sz="0" w:space="0" w:color="auto"/>
                        <w:left w:val="none" w:sz="0" w:space="0" w:color="auto"/>
                        <w:bottom w:val="none" w:sz="0" w:space="0" w:color="auto"/>
                        <w:right w:val="none" w:sz="0" w:space="0" w:color="auto"/>
                      </w:divBdr>
                    </w:div>
                    <w:div w:id="1446003973">
                      <w:marLeft w:val="0"/>
                      <w:marRight w:val="0"/>
                      <w:marTop w:val="0"/>
                      <w:marBottom w:val="0"/>
                      <w:divBdr>
                        <w:top w:val="none" w:sz="0" w:space="0" w:color="auto"/>
                        <w:left w:val="none" w:sz="0" w:space="0" w:color="auto"/>
                        <w:bottom w:val="none" w:sz="0" w:space="0" w:color="auto"/>
                        <w:right w:val="none" w:sz="0" w:space="0" w:color="auto"/>
                      </w:divBdr>
                    </w:div>
                    <w:div w:id="1887832454">
                      <w:marLeft w:val="0"/>
                      <w:marRight w:val="0"/>
                      <w:marTop w:val="0"/>
                      <w:marBottom w:val="0"/>
                      <w:divBdr>
                        <w:top w:val="none" w:sz="0" w:space="0" w:color="auto"/>
                        <w:left w:val="none" w:sz="0" w:space="0" w:color="auto"/>
                        <w:bottom w:val="none" w:sz="0" w:space="0" w:color="auto"/>
                        <w:right w:val="none" w:sz="0" w:space="0" w:color="auto"/>
                      </w:divBdr>
                    </w:div>
                    <w:div w:id="1939823553">
                      <w:marLeft w:val="0"/>
                      <w:marRight w:val="0"/>
                      <w:marTop w:val="0"/>
                      <w:marBottom w:val="0"/>
                      <w:divBdr>
                        <w:top w:val="none" w:sz="0" w:space="0" w:color="auto"/>
                        <w:left w:val="none" w:sz="0" w:space="0" w:color="auto"/>
                        <w:bottom w:val="none" w:sz="0" w:space="0" w:color="auto"/>
                        <w:right w:val="none" w:sz="0" w:space="0" w:color="auto"/>
                      </w:divBdr>
                    </w:div>
                    <w:div w:id="589696971">
                      <w:marLeft w:val="0"/>
                      <w:marRight w:val="0"/>
                      <w:marTop w:val="0"/>
                      <w:marBottom w:val="0"/>
                      <w:divBdr>
                        <w:top w:val="none" w:sz="0" w:space="0" w:color="auto"/>
                        <w:left w:val="none" w:sz="0" w:space="0" w:color="auto"/>
                        <w:bottom w:val="none" w:sz="0" w:space="0" w:color="auto"/>
                        <w:right w:val="none" w:sz="0" w:space="0" w:color="auto"/>
                      </w:divBdr>
                    </w:div>
                    <w:div w:id="1957985908">
                      <w:marLeft w:val="0"/>
                      <w:marRight w:val="0"/>
                      <w:marTop w:val="0"/>
                      <w:marBottom w:val="0"/>
                      <w:divBdr>
                        <w:top w:val="none" w:sz="0" w:space="0" w:color="auto"/>
                        <w:left w:val="none" w:sz="0" w:space="0" w:color="auto"/>
                        <w:bottom w:val="none" w:sz="0" w:space="0" w:color="auto"/>
                        <w:right w:val="none" w:sz="0" w:space="0" w:color="auto"/>
                      </w:divBdr>
                    </w:div>
                    <w:div w:id="1713384053">
                      <w:marLeft w:val="0"/>
                      <w:marRight w:val="0"/>
                      <w:marTop w:val="0"/>
                      <w:marBottom w:val="0"/>
                      <w:divBdr>
                        <w:top w:val="none" w:sz="0" w:space="0" w:color="auto"/>
                        <w:left w:val="none" w:sz="0" w:space="0" w:color="auto"/>
                        <w:bottom w:val="none" w:sz="0" w:space="0" w:color="auto"/>
                        <w:right w:val="none" w:sz="0" w:space="0" w:color="auto"/>
                      </w:divBdr>
                    </w:div>
                    <w:div w:id="1779325164">
                      <w:marLeft w:val="0"/>
                      <w:marRight w:val="0"/>
                      <w:marTop w:val="0"/>
                      <w:marBottom w:val="0"/>
                      <w:divBdr>
                        <w:top w:val="none" w:sz="0" w:space="0" w:color="auto"/>
                        <w:left w:val="none" w:sz="0" w:space="0" w:color="auto"/>
                        <w:bottom w:val="none" w:sz="0" w:space="0" w:color="auto"/>
                        <w:right w:val="none" w:sz="0" w:space="0" w:color="auto"/>
                      </w:divBdr>
                    </w:div>
                    <w:div w:id="2102068940">
                      <w:marLeft w:val="0"/>
                      <w:marRight w:val="0"/>
                      <w:marTop w:val="0"/>
                      <w:marBottom w:val="0"/>
                      <w:divBdr>
                        <w:top w:val="none" w:sz="0" w:space="0" w:color="auto"/>
                        <w:left w:val="none" w:sz="0" w:space="0" w:color="auto"/>
                        <w:bottom w:val="none" w:sz="0" w:space="0" w:color="auto"/>
                        <w:right w:val="none" w:sz="0" w:space="0" w:color="auto"/>
                      </w:divBdr>
                    </w:div>
                    <w:div w:id="1030060952">
                      <w:marLeft w:val="0"/>
                      <w:marRight w:val="0"/>
                      <w:marTop w:val="0"/>
                      <w:marBottom w:val="0"/>
                      <w:divBdr>
                        <w:top w:val="none" w:sz="0" w:space="0" w:color="auto"/>
                        <w:left w:val="none" w:sz="0" w:space="0" w:color="auto"/>
                        <w:bottom w:val="none" w:sz="0" w:space="0" w:color="auto"/>
                        <w:right w:val="none" w:sz="0" w:space="0" w:color="auto"/>
                      </w:divBdr>
                    </w:div>
                    <w:div w:id="778180180">
                      <w:marLeft w:val="0"/>
                      <w:marRight w:val="0"/>
                      <w:marTop w:val="0"/>
                      <w:marBottom w:val="0"/>
                      <w:divBdr>
                        <w:top w:val="none" w:sz="0" w:space="0" w:color="auto"/>
                        <w:left w:val="none" w:sz="0" w:space="0" w:color="auto"/>
                        <w:bottom w:val="none" w:sz="0" w:space="0" w:color="auto"/>
                        <w:right w:val="none" w:sz="0" w:space="0" w:color="auto"/>
                      </w:divBdr>
                    </w:div>
                    <w:div w:id="505100050">
                      <w:marLeft w:val="0"/>
                      <w:marRight w:val="0"/>
                      <w:marTop w:val="0"/>
                      <w:marBottom w:val="0"/>
                      <w:divBdr>
                        <w:top w:val="none" w:sz="0" w:space="0" w:color="auto"/>
                        <w:left w:val="none" w:sz="0" w:space="0" w:color="auto"/>
                        <w:bottom w:val="none" w:sz="0" w:space="0" w:color="auto"/>
                        <w:right w:val="none" w:sz="0" w:space="0" w:color="auto"/>
                      </w:divBdr>
                    </w:div>
                    <w:div w:id="1081292888">
                      <w:marLeft w:val="0"/>
                      <w:marRight w:val="0"/>
                      <w:marTop w:val="0"/>
                      <w:marBottom w:val="0"/>
                      <w:divBdr>
                        <w:top w:val="none" w:sz="0" w:space="0" w:color="auto"/>
                        <w:left w:val="none" w:sz="0" w:space="0" w:color="auto"/>
                        <w:bottom w:val="none" w:sz="0" w:space="0" w:color="auto"/>
                        <w:right w:val="none" w:sz="0" w:space="0" w:color="auto"/>
                      </w:divBdr>
                    </w:div>
                    <w:div w:id="397171842">
                      <w:marLeft w:val="0"/>
                      <w:marRight w:val="0"/>
                      <w:marTop w:val="0"/>
                      <w:marBottom w:val="0"/>
                      <w:divBdr>
                        <w:top w:val="none" w:sz="0" w:space="0" w:color="auto"/>
                        <w:left w:val="none" w:sz="0" w:space="0" w:color="auto"/>
                        <w:bottom w:val="none" w:sz="0" w:space="0" w:color="auto"/>
                        <w:right w:val="none" w:sz="0" w:space="0" w:color="auto"/>
                      </w:divBdr>
                    </w:div>
                    <w:div w:id="402263565">
                      <w:marLeft w:val="0"/>
                      <w:marRight w:val="0"/>
                      <w:marTop w:val="0"/>
                      <w:marBottom w:val="0"/>
                      <w:divBdr>
                        <w:top w:val="none" w:sz="0" w:space="0" w:color="auto"/>
                        <w:left w:val="none" w:sz="0" w:space="0" w:color="auto"/>
                        <w:bottom w:val="none" w:sz="0" w:space="0" w:color="auto"/>
                        <w:right w:val="none" w:sz="0" w:space="0" w:color="auto"/>
                      </w:divBdr>
                    </w:div>
                    <w:div w:id="176192187">
                      <w:marLeft w:val="0"/>
                      <w:marRight w:val="0"/>
                      <w:marTop w:val="0"/>
                      <w:marBottom w:val="0"/>
                      <w:divBdr>
                        <w:top w:val="none" w:sz="0" w:space="0" w:color="auto"/>
                        <w:left w:val="none" w:sz="0" w:space="0" w:color="auto"/>
                        <w:bottom w:val="none" w:sz="0" w:space="0" w:color="auto"/>
                        <w:right w:val="none" w:sz="0" w:space="0" w:color="auto"/>
                      </w:divBdr>
                    </w:div>
                    <w:div w:id="1925605083">
                      <w:marLeft w:val="0"/>
                      <w:marRight w:val="0"/>
                      <w:marTop w:val="0"/>
                      <w:marBottom w:val="0"/>
                      <w:divBdr>
                        <w:top w:val="none" w:sz="0" w:space="0" w:color="auto"/>
                        <w:left w:val="none" w:sz="0" w:space="0" w:color="auto"/>
                        <w:bottom w:val="none" w:sz="0" w:space="0" w:color="auto"/>
                        <w:right w:val="none" w:sz="0" w:space="0" w:color="auto"/>
                      </w:divBdr>
                    </w:div>
                    <w:div w:id="2068794631">
                      <w:marLeft w:val="0"/>
                      <w:marRight w:val="0"/>
                      <w:marTop w:val="0"/>
                      <w:marBottom w:val="0"/>
                      <w:divBdr>
                        <w:top w:val="none" w:sz="0" w:space="0" w:color="auto"/>
                        <w:left w:val="none" w:sz="0" w:space="0" w:color="auto"/>
                        <w:bottom w:val="none" w:sz="0" w:space="0" w:color="auto"/>
                        <w:right w:val="none" w:sz="0" w:space="0" w:color="auto"/>
                      </w:divBdr>
                    </w:div>
                    <w:div w:id="332954022">
                      <w:marLeft w:val="0"/>
                      <w:marRight w:val="0"/>
                      <w:marTop w:val="0"/>
                      <w:marBottom w:val="0"/>
                      <w:divBdr>
                        <w:top w:val="none" w:sz="0" w:space="0" w:color="auto"/>
                        <w:left w:val="none" w:sz="0" w:space="0" w:color="auto"/>
                        <w:bottom w:val="none" w:sz="0" w:space="0" w:color="auto"/>
                        <w:right w:val="none" w:sz="0" w:space="0" w:color="auto"/>
                      </w:divBdr>
                    </w:div>
                    <w:div w:id="143621457">
                      <w:marLeft w:val="0"/>
                      <w:marRight w:val="0"/>
                      <w:marTop w:val="0"/>
                      <w:marBottom w:val="0"/>
                      <w:divBdr>
                        <w:top w:val="none" w:sz="0" w:space="0" w:color="auto"/>
                        <w:left w:val="none" w:sz="0" w:space="0" w:color="auto"/>
                        <w:bottom w:val="none" w:sz="0" w:space="0" w:color="auto"/>
                        <w:right w:val="none" w:sz="0" w:space="0" w:color="auto"/>
                      </w:divBdr>
                    </w:div>
                    <w:div w:id="689339165">
                      <w:marLeft w:val="0"/>
                      <w:marRight w:val="0"/>
                      <w:marTop w:val="0"/>
                      <w:marBottom w:val="0"/>
                      <w:divBdr>
                        <w:top w:val="none" w:sz="0" w:space="0" w:color="auto"/>
                        <w:left w:val="none" w:sz="0" w:space="0" w:color="auto"/>
                        <w:bottom w:val="none" w:sz="0" w:space="0" w:color="auto"/>
                        <w:right w:val="none" w:sz="0" w:space="0" w:color="auto"/>
                      </w:divBdr>
                    </w:div>
                    <w:div w:id="1069377050">
                      <w:marLeft w:val="0"/>
                      <w:marRight w:val="0"/>
                      <w:marTop w:val="0"/>
                      <w:marBottom w:val="0"/>
                      <w:divBdr>
                        <w:top w:val="none" w:sz="0" w:space="0" w:color="auto"/>
                        <w:left w:val="none" w:sz="0" w:space="0" w:color="auto"/>
                        <w:bottom w:val="none" w:sz="0" w:space="0" w:color="auto"/>
                        <w:right w:val="none" w:sz="0" w:space="0" w:color="auto"/>
                      </w:divBdr>
                    </w:div>
                    <w:div w:id="676273234">
                      <w:marLeft w:val="0"/>
                      <w:marRight w:val="0"/>
                      <w:marTop w:val="0"/>
                      <w:marBottom w:val="0"/>
                      <w:divBdr>
                        <w:top w:val="none" w:sz="0" w:space="0" w:color="auto"/>
                        <w:left w:val="none" w:sz="0" w:space="0" w:color="auto"/>
                        <w:bottom w:val="none" w:sz="0" w:space="0" w:color="auto"/>
                        <w:right w:val="none" w:sz="0" w:space="0" w:color="auto"/>
                      </w:divBdr>
                    </w:div>
                    <w:div w:id="1983000799">
                      <w:marLeft w:val="0"/>
                      <w:marRight w:val="0"/>
                      <w:marTop w:val="0"/>
                      <w:marBottom w:val="0"/>
                      <w:divBdr>
                        <w:top w:val="none" w:sz="0" w:space="0" w:color="auto"/>
                        <w:left w:val="none" w:sz="0" w:space="0" w:color="auto"/>
                        <w:bottom w:val="none" w:sz="0" w:space="0" w:color="auto"/>
                        <w:right w:val="none" w:sz="0" w:space="0" w:color="auto"/>
                      </w:divBdr>
                    </w:div>
                    <w:div w:id="1599679432">
                      <w:marLeft w:val="0"/>
                      <w:marRight w:val="0"/>
                      <w:marTop w:val="0"/>
                      <w:marBottom w:val="0"/>
                      <w:divBdr>
                        <w:top w:val="none" w:sz="0" w:space="0" w:color="auto"/>
                        <w:left w:val="none" w:sz="0" w:space="0" w:color="auto"/>
                        <w:bottom w:val="none" w:sz="0" w:space="0" w:color="auto"/>
                        <w:right w:val="none" w:sz="0" w:space="0" w:color="auto"/>
                      </w:divBdr>
                    </w:div>
                    <w:div w:id="711224919">
                      <w:marLeft w:val="0"/>
                      <w:marRight w:val="0"/>
                      <w:marTop w:val="0"/>
                      <w:marBottom w:val="0"/>
                      <w:divBdr>
                        <w:top w:val="none" w:sz="0" w:space="0" w:color="auto"/>
                        <w:left w:val="none" w:sz="0" w:space="0" w:color="auto"/>
                        <w:bottom w:val="none" w:sz="0" w:space="0" w:color="auto"/>
                        <w:right w:val="none" w:sz="0" w:space="0" w:color="auto"/>
                      </w:divBdr>
                    </w:div>
                    <w:div w:id="488257287">
                      <w:marLeft w:val="0"/>
                      <w:marRight w:val="0"/>
                      <w:marTop w:val="0"/>
                      <w:marBottom w:val="0"/>
                      <w:divBdr>
                        <w:top w:val="none" w:sz="0" w:space="0" w:color="auto"/>
                        <w:left w:val="none" w:sz="0" w:space="0" w:color="auto"/>
                        <w:bottom w:val="none" w:sz="0" w:space="0" w:color="auto"/>
                        <w:right w:val="none" w:sz="0" w:space="0" w:color="auto"/>
                      </w:divBdr>
                    </w:div>
                    <w:div w:id="317543416">
                      <w:marLeft w:val="0"/>
                      <w:marRight w:val="0"/>
                      <w:marTop w:val="0"/>
                      <w:marBottom w:val="0"/>
                      <w:divBdr>
                        <w:top w:val="none" w:sz="0" w:space="0" w:color="auto"/>
                        <w:left w:val="none" w:sz="0" w:space="0" w:color="auto"/>
                        <w:bottom w:val="none" w:sz="0" w:space="0" w:color="auto"/>
                        <w:right w:val="none" w:sz="0" w:space="0" w:color="auto"/>
                      </w:divBdr>
                    </w:div>
                    <w:div w:id="1993560594">
                      <w:marLeft w:val="0"/>
                      <w:marRight w:val="0"/>
                      <w:marTop w:val="0"/>
                      <w:marBottom w:val="0"/>
                      <w:divBdr>
                        <w:top w:val="none" w:sz="0" w:space="0" w:color="auto"/>
                        <w:left w:val="none" w:sz="0" w:space="0" w:color="auto"/>
                        <w:bottom w:val="none" w:sz="0" w:space="0" w:color="auto"/>
                        <w:right w:val="none" w:sz="0" w:space="0" w:color="auto"/>
                      </w:divBdr>
                    </w:div>
                    <w:div w:id="711535166">
                      <w:marLeft w:val="0"/>
                      <w:marRight w:val="0"/>
                      <w:marTop w:val="0"/>
                      <w:marBottom w:val="0"/>
                      <w:divBdr>
                        <w:top w:val="none" w:sz="0" w:space="0" w:color="auto"/>
                        <w:left w:val="none" w:sz="0" w:space="0" w:color="auto"/>
                        <w:bottom w:val="none" w:sz="0" w:space="0" w:color="auto"/>
                        <w:right w:val="none" w:sz="0" w:space="0" w:color="auto"/>
                      </w:divBdr>
                    </w:div>
                    <w:div w:id="664210693">
                      <w:marLeft w:val="0"/>
                      <w:marRight w:val="0"/>
                      <w:marTop w:val="0"/>
                      <w:marBottom w:val="0"/>
                      <w:divBdr>
                        <w:top w:val="none" w:sz="0" w:space="0" w:color="auto"/>
                        <w:left w:val="none" w:sz="0" w:space="0" w:color="auto"/>
                        <w:bottom w:val="none" w:sz="0" w:space="0" w:color="auto"/>
                        <w:right w:val="none" w:sz="0" w:space="0" w:color="auto"/>
                      </w:divBdr>
                    </w:div>
                    <w:div w:id="168645129">
                      <w:marLeft w:val="0"/>
                      <w:marRight w:val="0"/>
                      <w:marTop w:val="0"/>
                      <w:marBottom w:val="0"/>
                      <w:divBdr>
                        <w:top w:val="none" w:sz="0" w:space="0" w:color="auto"/>
                        <w:left w:val="none" w:sz="0" w:space="0" w:color="auto"/>
                        <w:bottom w:val="none" w:sz="0" w:space="0" w:color="auto"/>
                        <w:right w:val="none" w:sz="0" w:space="0" w:color="auto"/>
                      </w:divBdr>
                    </w:div>
                    <w:div w:id="1044019687">
                      <w:marLeft w:val="0"/>
                      <w:marRight w:val="0"/>
                      <w:marTop w:val="0"/>
                      <w:marBottom w:val="0"/>
                      <w:divBdr>
                        <w:top w:val="none" w:sz="0" w:space="0" w:color="auto"/>
                        <w:left w:val="none" w:sz="0" w:space="0" w:color="auto"/>
                        <w:bottom w:val="none" w:sz="0" w:space="0" w:color="auto"/>
                        <w:right w:val="none" w:sz="0" w:space="0" w:color="auto"/>
                      </w:divBdr>
                    </w:div>
                    <w:div w:id="1091006095">
                      <w:marLeft w:val="0"/>
                      <w:marRight w:val="0"/>
                      <w:marTop w:val="0"/>
                      <w:marBottom w:val="0"/>
                      <w:divBdr>
                        <w:top w:val="none" w:sz="0" w:space="0" w:color="auto"/>
                        <w:left w:val="none" w:sz="0" w:space="0" w:color="auto"/>
                        <w:bottom w:val="none" w:sz="0" w:space="0" w:color="auto"/>
                        <w:right w:val="none" w:sz="0" w:space="0" w:color="auto"/>
                      </w:divBdr>
                    </w:div>
                    <w:div w:id="365449301">
                      <w:marLeft w:val="0"/>
                      <w:marRight w:val="0"/>
                      <w:marTop w:val="0"/>
                      <w:marBottom w:val="0"/>
                      <w:divBdr>
                        <w:top w:val="none" w:sz="0" w:space="0" w:color="auto"/>
                        <w:left w:val="none" w:sz="0" w:space="0" w:color="auto"/>
                        <w:bottom w:val="none" w:sz="0" w:space="0" w:color="auto"/>
                        <w:right w:val="none" w:sz="0" w:space="0" w:color="auto"/>
                      </w:divBdr>
                    </w:div>
                    <w:div w:id="2059473853">
                      <w:marLeft w:val="0"/>
                      <w:marRight w:val="0"/>
                      <w:marTop w:val="0"/>
                      <w:marBottom w:val="0"/>
                      <w:divBdr>
                        <w:top w:val="none" w:sz="0" w:space="0" w:color="auto"/>
                        <w:left w:val="none" w:sz="0" w:space="0" w:color="auto"/>
                        <w:bottom w:val="none" w:sz="0" w:space="0" w:color="auto"/>
                        <w:right w:val="none" w:sz="0" w:space="0" w:color="auto"/>
                      </w:divBdr>
                    </w:div>
                    <w:div w:id="1441218740">
                      <w:marLeft w:val="0"/>
                      <w:marRight w:val="0"/>
                      <w:marTop w:val="0"/>
                      <w:marBottom w:val="0"/>
                      <w:divBdr>
                        <w:top w:val="none" w:sz="0" w:space="0" w:color="auto"/>
                        <w:left w:val="none" w:sz="0" w:space="0" w:color="auto"/>
                        <w:bottom w:val="none" w:sz="0" w:space="0" w:color="auto"/>
                        <w:right w:val="none" w:sz="0" w:space="0" w:color="auto"/>
                      </w:divBdr>
                    </w:div>
                    <w:div w:id="1218202630">
                      <w:marLeft w:val="0"/>
                      <w:marRight w:val="0"/>
                      <w:marTop w:val="0"/>
                      <w:marBottom w:val="0"/>
                      <w:divBdr>
                        <w:top w:val="none" w:sz="0" w:space="0" w:color="auto"/>
                        <w:left w:val="none" w:sz="0" w:space="0" w:color="auto"/>
                        <w:bottom w:val="none" w:sz="0" w:space="0" w:color="auto"/>
                        <w:right w:val="none" w:sz="0" w:space="0" w:color="auto"/>
                      </w:divBdr>
                    </w:div>
                    <w:div w:id="387145500">
                      <w:marLeft w:val="0"/>
                      <w:marRight w:val="0"/>
                      <w:marTop w:val="0"/>
                      <w:marBottom w:val="0"/>
                      <w:divBdr>
                        <w:top w:val="none" w:sz="0" w:space="0" w:color="auto"/>
                        <w:left w:val="none" w:sz="0" w:space="0" w:color="auto"/>
                        <w:bottom w:val="none" w:sz="0" w:space="0" w:color="auto"/>
                        <w:right w:val="none" w:sz="0" w:space="0" w:color="auto"/>
                      </w:divBdr>
                    </w:div>
                    <w:div w:id="1220164086">
                      <w:marLeft w:val="0"/>
                      <w:marRight w:val="0"/>
                      <w:marTop w:val="0"/>
                      <w:marBottom w:val="0"/>
                      <w:divBdr>
                        <w:top w:val="none" w:sz="0" w:space="0" w:color="auto"/>
                        <w:left w:val="none" w:sz="0" w:space="0" w:color="auto"/>
                        <w:bottom w:val="none" w:sz="0" w:space="0" w:color="auto"/>
                        <w:right w:val="none" w:sz="0" w:space="0" w:color="auto"/>
                      </w:divBdr>
                    </w:div>
                    <w:div w:id="921446788">
                      <w:marLeft w:val="0"/>
                      <w:marRight w:val="0"/>
                      <w:marTop w:val="0"/>
                      <w:marBottom w:val="0"/>
                      <w:divBdr>
                        <w:top w:val="none" w:sz="0" w:space="0" w:color="auto"/>
                        <w:left w:val="none" w:sz="0" w:space="0" w:color="auto"/>
                        <w:bottom w:val="none" w:sz="0" w:space="0" w:color="auto"/>
                        <w:right w:val="none" w:sz="0" w:space="0" w:color="auto"/>
                      </w:divBdr>
                    </w:div>
                    <w:div w:id="997923687">
                      <w:marLeft w:val="0"/>
                      <w:marRight w:val="0"/>
                      <w:marTop w:val="0"/>
                      <w:marBottom w:val="0"/>
                      <w:divBdr>
                        <w:top w:val="none" w:sz="0" w:space="0" w:color="auto"/>
                        <w:left w:val="none" w:sz="0" w:space="0" w:color="auto"/>
                        <w:bottom w:val="none" w:sz="0" w:space="0" w:color="auto"/>
                        <w:right w:val="none" w:sz="0" w:space="0" w:color="auto"/>
                      </w:divBdr>
                    </w:div>
                    <w:div w:id="1239823259">
                      <w:marLeft w:val="0"/>
                      <w:marRight w:val="0"/>
                      <w:marTop w:val="0"/>
                      <w:marBottom w:val="0"/>
                      <w:divBdr>
                        <w:top w:val="none" w:sz="0" w:space="0" w:color="auto"/>
                        <w:left w:val="none" w:sz="0" w:space="0" w:color="auto"/>
                        <w:bottom w:val="none" w:sz="0" w:space="0" w:color="auto"/>
                        <w:right w:val="none" w:sz="0" w:space="0" w:color="auto"/>
                      </w:divBdr>
                    </w:div>
                    <w:div w:id="1498304017">
                      <w:marLeft w:val="0"/>
                      <w:marRight w:val="0"/>
                      <w:marTop w:val="0"/>
                      <w:marBottom w:val="0"/>
                      <w:divBdr>
                        <w:top w:val="none" w:sz="0" w:space="0" w:color="auto"/>
                        <w:left w:val="none" w:sz="0" w:space="0" w:color="auto"/>
                        <w:bottom w:val="none" w:sz="0" w:space="0" w:color="auto"/>
                        <w:right w:val="none" w:sz="0" w:space="0" w:color="auto"/>
                      </w:divBdr>
                    </w:div>
                    <w:div w:id="1963223055">
                      <w:marLeft w:val="0"/>
                      <w:marRight w:val="0"/>
                      <w:marTop w:val="0"/>
                      <w:marBottom w:val="0"/>
                      <w:divBdr>
                        <w:top w:val="none" w:sz="0" w:space="0" w:color="auto"/>
                        <w:left w:val="none" w:sz="0" w:space="0" w:color="auto"/>
                        <w:bottom w:val="none" w:sz="0" w:space="0" w:color="auto"/>
                        <w:right w:val="none" w:sz="0" w:space="0" w:color="auto"/>
                      </w:divBdr>
                    </w:div>
                    <w:div w:id="984579182">
                      <w:marLeft w:val="0"/>
                      <w:marRight w:val="0"/>
                      <w:marTop w:val="0"/>
                      <w:marBottom w:val="0"/>
                      <w:divBdr>
                        <w:top w:val="none" w:sz="0" w:space="0" w:color="auto"/>
                        <w:left w:val="none" w:sz="0" w:space="0" w:color="auto"/>
                        <w:bottom w:val="none" w:sz="0" w:space="0" w:color="auto"/>
                        <w:right w:val="none" w:sz="0" w:space="0" w:color="auto"/>
                      </w:divBdr>
                    </w:div>
                    <w:div w:id="584072457">
                      <w:marLeft w:val="0"/>
                      <w:marRight w:val="0"/>
                      <w:marTop w:val="0"/>
                      <w:marBottom w:val="0"/>
                      <w:divBdr>
                        <w:top w:val="none" w:sz="0" w:space="0" w:color="auto"/>
                        <w:left w:val="none" w:sz="0" w:space="0" w:color="auto"/>
                        <w:bottom w:val="none" w:sz="0" w:space="0" w:color="auto"/>
                        <w:right w:val="none" w:sz="0" w:space="0" w:color="auto"/>
                      </w:divBdr>
                    </w:div>
                    <w:div w:id="562831258">
                      <w:marLeft w:val="0"/>
                      <w:marRight w:val="0"/>
                      <w:marTop w:val="0"/>
                      <w:marBottom w:val="0"/>
                      <w:divBdr>
                        <w:top w:val="none" w:sz="0" w:space="0" w:color="auto"/>
                        <w:left w:val="none" w:sz="0" w:space="0" w:color="auto"/>
                        <w:bottom w:val="none" w:sz="0" w:space="0" w:color="auto"/>
                        <w:right w:val="none" w:sz="0" w:space="0" w:color="auto"/>
                      </w:divBdr>
                    </w:div>
                    <w:div w:id="1519925007">
                      <w:marLeft w:val="0"/>
                      <w:marRight w:val="0"/>
                      <w:marTop w:val="0"/>
                      <w:marBottom w:val="0"/>
                      <w:divBdr>
                        <w:top w:val="none" w:sz="0" w:space="0" w:color="auto"/>
                        <w:left w:val="none" w:sz="0" w:space="0" w:color="auto"/>
                        <w:bottom w:val="none" w:sz="0" w:space="0" w:color="auto"/>
                        <w:right w:val="none" w:sz="0" w:space="0" w:color="auto"/>
                      </w:divBdr>
                    </w:div>
                    <w:div w:id="1505589921">
                      <w:marLeft w:val="0"/>
                      <w:marRight w:val="0"/>
                      <w:marTop w:val="0"/>
                      <w:marBottom w:val="0"/>
                      <w:divBdr>
                        <w:top w:val="none" w:sz="0" w:space="0" w:color="auto"/>
                        <w:left w:val="none" w:sz="0" w:space="0" w:color="auto"/>
                        <w:bottom w:val="none" w:sz="0" w:space="0" w:color="auto"/>
                        <w:right w:val="none" w:sz="0" w:space="0" w:color="auto"/>
                      </w:divBdr>
                    </w:div>
                    <w:div w:id="720791334">
                      <w:marLeft w:val="0"/>
                      <w:marRight w:val="0"/>
                      <w:marTop w:val="0"/>
                      <w:marBottom w:val="0"/>
                      <w:divBdr>
                        <w:top w:val="none" w:sz="0" w:space="0" w:color="auto"/>
                        <w:left w:val="none" w:sz="0" w:space="0" w:color="auto"/>
                        <w:bottom w:val="none" w:sz="0" w:space="0" w:color="auto"/>
                        <w:right w:val="none" w:sz="0" w:space="0" w:color="auto"/>
                      </w:divBdr>
                    </w:div>
                    <w:div w:id="1277641250">
                      <w:marLeft w:val="0"/>
                      <w:marRight w:val="0"/>
                      <w:marTop w:val="0"/>
                      <w:marBottom w:val="0"/>
                      <w:divBdr>
                        <w:top w:val="none" w:sz="0" w:space="0" w:color="auto"/>
                        <w:left w:val="none" w:sz="0" w:space="0" w:color="auto"/>
                        <w:bottom w:val="none" w:sz="0" w:space="0" w:color="auto"/>
                        <w:right w:val="none" w:sz="0" w:space="0" w:color="auto"/>
                      </w:divBdr>
                    </w:div>
                    <w:div w:id="552959374">
                      <w:marLeft w:val="0"/>
                      <w:marRight w:val="0"/>
                      <w:marTop w:val="0"/>
                      <w:marBottom w:val="0"/>
                      <w:divBdr>
                        <w:top w:val="none" w:sz="0" w:space="0" w:color="auto"/>
                        <w:left w:val="none" w:sz="0" w:space="0" w:color="auto"/>
                        <w:bottom w:val="none" w:sz="0" w:space="0" w:color="auto"/>
                        <w:right w:val="none" w:sz="0" w:space="0" w:color="auto"/>
                      </w:divBdr>
                    </w:div>
                    <w:div w:id="1585258575">
                      <w:marLeft w:val="0"/>
                      <w:marRight w:val="0"/>
                      <w:marTop w:val="0"/>
                      <w:marBottom w:val="0"/>
                      <w:divBdr>
                        <w:top w:val="none" w:sz="0" w:space="0" w:color="auto"/>
                        <w:left w:val="none" w:sz="0" w:space="0" w:color="auto"/>
                        <w:bottom w:val="none" w:sz="0" w:space="0" w:color="auto"/>
                        <w:right w:val="none" w:sz="0" w:space="0" w:color="auto"/>
                      </w:divBdr>
                    </w:div>
                    <w:div w:id="2105606594">
                      <w:marLeft w:val="0"/>
                      <w:marRight w:val="0"/>
                      <w:marTop w:val="0"/>
                      <w:marBottom w:val="0"/>
                      <w:divBdr>
                        <w:top w:val="none" w:sz="0" w:space="0" w:color="auto"/>
                        <w:left w:val="none" w:sz="0" w:space="0" w:color="auto"/>
                        <w:bottom w:val="none" w:sz="0" w:space="0" w:color="auto"/>
                        <w:right w:val="none" w:sz="0" w:space="0" w:color="auto"/>
                      </w:divBdr>
                    </w:div>
                    <w:div w:id="1831098752">
                      <w:marLeft w:val="0"/>
                      <w:marRight w:val="0"/>
                      <w:marTop w:val="0"/>
                      <w:marBottom w:val="0"/>
                      <w:divBdr>
                        <w:top w:val="none" w:sz="0" w:space="0" w:color="auto"/>
                        <w:left w:val="none" w:sz="0" w:space="0" w:color="auto"/>
                        <w:bottom w:val="none" w:sz="0" w:space="0" w:color="auto"/>
                        <w:right w:val="none" w:sz="0" w:space="0" w:color="auto"/>
                      </w:divBdr>
                    </w:div>
                    <w:div w:id="917636346">
                      <w:marLeft w:val="0"/>
                      <w:marRight w:val="0"/>
                      <w:marTop w:val="0"/>
                      <w:marBottom w:val="0"/>
                      <w:divBdr>
                        <w:top w:val="none" w:sz="0" w:space="0" w:color="auto"/>
                        <w:left w:val="none" w:sz="0" w:space="0" w:color="auto"/>
                        <w:bottom w:val="none" w:sz="0" w:space="0" w:color="auto"/>
                        <w:right w:val="none" w:sz="0" w:space="0" w:color="auto"/>
                      </w:divBdr>
                    </w:div>
                    <w:div w:id="1814331249">
                      <w:marLeft w:val="0"/>
                      <w:marRight w:val="0"/>
                      <w:marTop w:val="0"/>
                      <w:marBottom w:val="0"/>
                      <w:divBdr>
                        <w:top w:val="none" w:sz="0" w:space="0" w:color="auto"/>
                        <w:left w:val="none" w:sz="0" w:space="0" w:color="auto"/>
                        <w:bottom w:val="none" w:sz="0" w:space="0" w:color="auto"/>
                        <w:right w:val="none" w:sz="0" w:space="0" w:color="auto"/>
                      </w:divBdr>
                    </w:div>
                    <w:div w:id="1377973711">
                      <w:marLeft w:val="0"/>
                      <w:marRight w:val="0"/>
                      <w:marTop w:val="0"/>
                      <w:marBottom w:val="0"/>
                      <w:divBdr>
                        <w:top w:val="none" w:sz="0" w:space="0" w:color="auto"/>
                        <w:left w:val="none" w:sz="0" w:space="0" w:color="auto"/>
                        <w:bottom w:val="none" w:sz="0" w:space="0" w:color="auto"/>
                        <w:right w:val="none" w:sz="0" w:space="0" w:color="auto"/>
                      </w:divBdr>
                    </w:div>
                    <w:div w:id="1399747140">
                      <w:marLeft w:val="0"/>
                      <w:marRight w:val="0"/>
                      <w:marTop w:val="0"/>
                      <w:marBottom w:val="0"/>
                      <w:divBdr>
                        <w:top w:val="none" w:sz="0" w:space="0" w:color="auto"/>
                        <w:left w:val="none" w:sz="0" w:space="0" w:color="auto"/>
                        <w:bottom w:val="none" w:sz="0" w:space="0" w:color="auto"/>
                        <w:right w:val="none" w:sz="0" w:space="0" w:color="auto"/>
                      </w:divBdr>
                    </w:div>
                    <w:div w:id="874973418">
                      <w:marLeft w:val="0"/>
                      <w:marRight w:val="0"/>
                      <w:marTop w:val="0"/>
                      <w:marBottom w:val="0"/>
                      <w:divBdr>
                        <w:top w:val="none" w:sz="0" w:space="0" w:color="auto"/>
                        <w:left w:val="none" w:sz="0" w:space="0" w:color="auto"/>
                        <w:bottom w:val="none" w:sz="0" w:space="0" w:color="auto"/>
                        <w:right w:val="none" w:sz="0" w:space="0" w:color="auto"/>
                      </w:divBdr>
                    </w:div>
                    <w:div w:id="278684895">
                      <w:marLeft w:val="0"/>
                      <w:marRight w:val="0"/>
                      <w:marTop w:val="0"/>
                      <w:marBottom w:val="0"/>
                      <w:divBdr>
                        <w:top w:val="none" w:sz="0" w:space="0" w:color="auto"/>
                        <w:left w:val="none" w:sz="0" w:space="0" w:color="auto"/>
                        <w:bottom w:val="none" w:sz="0" w:space="0" w:color="auto"/>
                        <w:right w:val="none" w:sz="0" w:space="0" w:color="auto"/>
                      </w:divBdr>
                    </w:div>
                    <w:div w:id="1614092184">
                      <w:marLeft w:val="0"/>
                      <w:marRight w:val="0"/>
                      <w:marTop w:val="0"/>
                      <w:marBottom w:val="0"/>
                      <w:divBdr>
                        <w:top w:val="none" w:sz="0" w:space="0" w:color="auto"/>
                        <w:left w:val="none" w:sz="0" w:space="0" w:color="auto"/>
                        <w:bottom w:val="none" w:sz="0" w:space="0" w:color="auto"/>
                        <w:right w:val="none" w:sz="0" w:space="0" w:color="auto"/>
                      </w:divBdr>
                    </w:div>
                    <w:div w:id="1059859206">
                      <w:marLeft w:val="0"/>
                      <w:marRight w:val="0"/>
                      <w:marTop w:val="0"/>
                      <w:marBottom w:val="0"/>
                      <w:divBdr>
                        <w:top w:val="none" w:sz="0" w:space="0" w:color="auto"/>
                        <w:left w:val="none" w:sz="0" w:space="0" w:color="auto"/>
                        <w:bottom w:val="none" w:sz="0" w:space="0" w:color="auto"/>
                        <w:right w:val="none" w:sz="0" w:space="0" w:color="auto"/>
                      </w:divBdr>
                    </w:div>
                    <w:div w:id="691224297">
                      <w:marLeft w:val="0"/>
                      <w:marRight w:val="0"/>
                      <w:marTop w:val="0"/>
                      <w:marBottom w:val="0"/>
                      <w:divBdr>
                        <w:top w:val="none" w:sz="0" w:space="0" w:color="auto"/>
                        <w:left w:val="none" w:sz="0" w:space="0" w:color="auto"/>
                        <w:bottom w:val="none" w:sz="0" w:space="0" w:color="auto"/>
                        <w:right w:val="none" w:sz="0" w:space="0" w:color="auto"/>
                      </w:divBdr>
                    </w:div>
                    <w:div w:id="465127419">
                      <w:marLeft w:val="0"/>
                      <w:marRight w:val="0"/>
                      <w:marTop w:val="0"/>
                      <w:marBottom w:val="0"/>
                      <w:divBdr>
                        <w:top w:val="none" w:sz="0" w:space="0" w:color="auto"/>
                        <w:left w:val="none" w:sz="0" w:space="0" w:color="auto"/>
                        <w:bottom w:val="none" w:sz="0" w:space="0" w:color="auto"/>
                        <w:right w:val="none" w:sz="0" w:space="0" w:color="auto"/>
                      </w:divBdr>
                    </w:div>
                    <w:div w:id="2090271874">
                      <w:marLeft w:val="0"/>
                      <w:marRight w:val="0"/>
                      <w:marTop w:val="0"/>
                      <w:marBottom w:val="0"/>
                      <w:divBdr>
                        <w:top w:val="none" w:sz="0" w:space="0" w:color="auto"/>
                        <w:left w:val="none" w:sz="0" w:space="0" w:color="auto"/>
                        <w:bottom w:val="none" w:sz="0" w:space="0" w:color="auto"/>
                        <w:right w:val="none" w:sz="0" w:space="0" w:color="auto"/>
                      </w:divBdr>
                    </w:div>
                    <w:div w:id="1791780435">
                      <w:marLeft w:val="0"/>
                      <w:marRight w:val="0"/>
                      <w:marTop w:val="0"/>
                      <w:marBottom w:val="0"/>
                      <w:divBdr>
                        <w:top w:val="none" w:sz="0" w:space="0" w:color="auto"/>
                        <w:left w:val="none" w:sz="0" w:space="0" w:color="auto"/>
                        <w:bottom w:val="none" w:sz="0" w:space="0" w:color="auto"/>
                        <w:right w:val="none" w:sz="0" w:space="0" w:color="auto"/>
                      </w:divBdr>
                    </w:div>
                    <w:div w:id="376010269">
                      <w:marLeft w:val="0"/>
                      <w:marRight w:val="0"/>
                      <w:marTop w:val="0"/>
                      <w:marBottom w:val="0"/>
                      <w:divBdr>
                        <w:top w:val="none" w:sz="0" w:space="0" w:color="auto"/>
                        <w:left w:val="none" w:sz="0" w:space="0" w:color="auto"/>
                        <w:bottom w:val="none" w:sz="0" w:space="0" w:color="auto"/>
                        <w:right w:val="none" w:sz="0" w:space="0" w:color="auto"/>
                      </w:divBdr>
                    </w:div>
                    <w:div w:id="1831097352">
                      <w:marLeft w:val="0"/>
                      <w:marRight w:val="0"/>
                      <w:marTop w:val="0"/>
                      <w:marBottom w:val="0"/>
                      <w:divBdr>
                        <w:top w:val="none" w:sz="0" w:space="0" w:color="auto"/>
                        <w:left w:val="none" w:sz="0" w:space="0" w:color="auto"/>
                        <w:bottom w:val="none" w:sz="0" w:space="0" w:color="auto"/>
                        <w:right w:val="none" w:sz="0" w:space="0" w:color="auto"/>
                      </w:divBdr>
                    </w:div>
                    <w:div w:id="140209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656274">
          <w:marLeft w:val="0"/>
          <w:marRight w:val="0"/>
          <w:marTop w:val="0"/>
          <w:marBottom w:val="0"/>
          <w:divBdr>
            <w:top w:val="none" w:sz="0" w:space="0" w:color="auto"/>
            <w:left w:val="none" w:sz="0" w:space="0" w:color="auto"/>
            <w:bottom w:val="none" w:sz="0" w:space="0" w:color="auto"/>
            <w:right w:val="none" w:sz="0" w:space="0" w:color="auto"/>
          </w:divBdr>
          <w:divsChild>
            <w:div w:id="910195271">
              <w:marLeft w:val="0"/>
              <w:marRight w:val="0"/>
              <w:marTop w:val="0"/>
              <w:marBottom w:val="0"/>
              <w:divBdr>
                <w:top w:val="none" w:sz="0" w:space="0" w:color="auto"/>
                <w:left w:val="none" w:sz="0" w:space="0" w:color="auto"/>
                <w:bottom w:val="none" w:sz="0" w:space="0" w:color="auto"/>
                <w:right w:val="none" w:sz="0" w:space="0" w:color="auto"/>
              </w:divBdr>
              <w:divsChild>
                <w:div w:id="1828472526">
                  <w:marLeft w:val="0"/>
                  <w:marRight w:val="0"/>
                  <w:marTop w:val="0"/>
                  <w:marBottom w:val="0"/>
                  <w:divBdr>
                    <w:top w:val="none" w:sz="0" w:space="0" w:color="auto"/>
                    <w:left w:val="none" w:sz="0" w:space="0" w:color="auto"/>
                    <w:bottom w:val="none" w:sz="0" w:space="0" w:color="auto"/>
                    <w:right w:val="none" w:sz="0" w:space="0" w:color="auto"/>
                  </w:divBdr>
                </w:div>
                <w:div w:id="1761442799">
                  <w:marLeft w:val="0"/>
                  <w:marRight w:val="0"/>
                  <w:marTop w:val="0"/>
                  <w:marBottom w:val="0"/>
                  <w:divBdr>
                    <w:top w:val="none" w:sz="0" w:space="0" w:color="auto"/>
                    <w:left w:val="none" w:sz="0" w:space="0" w:color="auto"/>
                    <w:bottom w:val="none" w:sz="0" w:space="0" w:color="auto"/>
                    <w:right w:val="none" w:sz="0" w:space="0" w:color="auto"/>
                  </w:divBdr>
                </w:div>
                <w:div w:id="463037825">
                  <w:marLeft w:val="0"/>
                  <w:marRight w:val="0"/>
                  <w:marTop w:val="0"/>
                  <w:marBottom w:val="0"/>
                  <w:divBdr>
                    <w:top w:val="none" w:sz="0" w:space="0" w:color="auto"/>
                    <w:left w:val="none" w:sz="0" w:space="0" w:color="auto"/>
                    <w:bottom w:val="none" w:sz="0" w:space="0" w:color="auto"/>
                    <w:right w:val="none" w:sz="0" w:space="0" w:color="auto"/>
                  </w:divBdr>
                </w:div>
                <w:div w:id="989749505">
                  <w:marLeft w:val="0"/>
                  <w:marRight w:val="0"/>
                  <w:marTop w:val="0"/>
                  <w:marBottom w:val="0"/>
                  <w:divBdr>
                    <w:top w:val="none" w:sz="0" w:space="0" w:color="auto"/>
                    <w:left w:val="none" w:sz="0" w:space="0" w:color="auto"/>
                    <w:bottom w:val="none" w:sz="0" w:space="0" w:color="auto"/>
                    <w:right w:val="none" w:sz="0" w:space="0" w:color="auto"/>
                  </w:divBdr>
                </w:div>
                <w:div w:id="222957432">
                  <w:marLeft w:val="0"/>
                  <w:marRight w:val="0"/>
                  <w:marTop w:val="0"/>
                  <w:marBottom w:val="0"/>
                  <w:divBdr>
                    <w:top w:val="none" w:sz="0" w:space="0" w:color="auto"/>
                    <w:left w:val="none" w:sz="0" w:space="0" w:color="auto"/>
                    <w:bottom w:val="none" w:sz="0" w:space="0" w:color="auto"/>
                    <w:right w:val="none" w:sz="0" w:space="0" w:color="auto"/>
                  </w:divBdr>
                </w:div>
                <w:div w:id="1829132838">
                  <w:marLeft w:val="0"/>
                  <w:marRight w:val="0"/>
                  <w:marTop w:val="0"/>
                  <w:marBottom w:val="0"/>
                  <w:divBdr>
                    <w:top w:val="none" w:sz="0" w:space="0" w:color="auto"/>
                    <w:left w:val="none" w:sz="0" w:space="0" w:color="auto"/>
                    <w:bottom w:val="none" w:sz="0" w:space="0" w:color="auto"/>
                    <w:right w:val="none" w:sz="0" w:space="0" w:color="auto"/>
                  </w:divBdr>
                </w:div>
                <w:div w:id="1954361073">
                  <w:marLeft w:val="0"/>
                  <w:marRight w:val="0"/>
                  <w:marTop w:val="0"/>
                  <w:marBottom w:val="0"/>
                  <w:divBdr>
                    <w:top w:val="none" w:sz="0" w:space="0" w:color="auto"/>
                    <w:left w:val="none" w:sz="0" w:space="0" w:color="auto"/>
                    <w:bottom w:val="none" w:sz="0" w:space="0" w:color="auto"/>
                    <w:right w:val="none" w:sz="0" w:space="0" w:color="auto"/>
                  </w:divBdr>
                </w:div>
                <w:div w:id="2044281919">
                  <w:marLeft w:val="0"/>
                  <w:marRight w:val="0"/>
                  <w:marTop w:val="0"/>
                  <w:marBottom w:val="0"/>
                  <w:divBdr>
                    <w:top w:val="none" w:sz="0" w:space="0" w:color="auto"/>
                    <w:left w:val="none" w:sz="0" w:space="0" w:color="auto"/>
                    <w:bottom w:val="none" w:sz="0" w:space="0" w:color="auto"/>
                    <w:right w:val="none" w:sz="0" w:space="0" w:color="auto"/>
                  </w:divBdr>
                </w:div>
                <w:div w:id="1292397474">
                  <w:marLeft w:val="0"/>
                  <w:marRight w:val="0"/>
                  <w:marTop w:val="0"/>
                  <w:marBottom w:val="0"/>
                  <w:divBdr>
                    <w:top w:val="none" w:sz="0" w:space="0" w:color="auto"/>
                    <w:left w:val="none" w:sz="0" w:space="0" w:color="auto"/>
                    <w:bottom w:val="none" w:sz="0" w:space="0" w:color="auto"/>
                    <w:right w:val="none" w:sz="0" w:space="0" w:color="auto"/>
                  </w:divBdr>
                </w:div>
                <w:div w:id="1041586600">
                  <w:marLeft w:val="0"/>
                  <w:marRight w:val="0"/>
                  <w:marTop w:val="0"/>
                  <w:marBottom w:val="0"/>
                  <w:divBdr>
                    <w:top w:val="none" w:sz="0" w:space="0" w:color="auto"/>
                    <w:left w:val="none" w:sz="0" w:space="0" w:color="auto"/>
                    <w:bottom w:val="none" w:sz="0" w:space="0" w:color="auto"/>
                    <w:right w:val="none" w:sz="0" w:space="0" w:color="auto"/>
                  </w:divBdr>
                </w:div>
                <w:div w:id="602424124">
                  <w:marLeft w:val="0"/>
                  <w:marRight w:val="0"/>
                  <w:marTop w:val="0"/>
                  <w:marBottom w:val="0"/>
                  <w:divBdr>
                    <w:top w:val="none" w:sz="0" w:space="0" w:color="auto"/>
                    <w:left w:val="none" w:sz="0" w:space="0" w:color="auto"/>
                    <w:bottom w:val="none" w:sz="0" w:space="0" w:color="auto"/>
                    <w:right w:val="none" w:sz="0" w:space="0" w:color="auto"/>
                  </w:divBdr>
                </w:div>
                <w:div w:id="1653679413">
                  <w:marLeft w:val="0"/>
                  <w:marRight w:val="0"/>
                  <w:marTop w:val="0"/>
                  <w:marBottom w:val="0"/>
                  <w:divBdr>
                    <w:top w:val="none" w:sz="0" w:space="0" w:color="auto"/>
                    <w:left w:val="none" w:sz="0" w:space="0" w:color="auto"/>
                    <w:bottom w:val="none" w:sz="0" w:space="0" w:color="auto"/>
                    <w:right w:val="none" w:sz="0" w:space="0" w:color="auto"/>
                  </w:divBdr>
                </w:div>
                <w:div w:id="1919291724">
                  <w:marLeft w:val="0"/>
                  <w:marRight w:val="0"/>
                  <w:marTop w:val="0"/>
                  <w:marBottom w:val="0"/>
                  <w:divBdr>
                    <w:top w:val="none" w:sz="0" w:space="0" w:color="auto"/>
                    <w:left w:val="none" w:sz="0" w:space="0" w:color="auto"/>
                    <w:bottom w:val="none" w:sz="0" w:space="0" w:color="auto"/>
                    <w:right w:val="none" w:sz="0" w:space="0" w:color="auto"/>
                  </w:divBdr>
                </w:div>
                <w:div w:id="374547741">
                  <w:marLeft w:val="0"/>
                  <w:marRight w:val="0"/>
                  <w:marTop w:val="0"/>
                  <w:marBottom w:val="0"/>
                  <w:divBdr>
                    <w:top w:val="none" w:sz="0" w:space="0" w:color="auto"/>
                    <w:left w:val="none" w:sz="0" w:space="0" w:color="auto"/>
                    <w:bottom w:val="none" w:sz="0" w:space="0" w:color="auto"/>
                    <w:right w:val="none" w:sz="0" w:space="0" w:color="auto"/>
                  </w:divBdr>
                </w:div>
                <w:div w:id="1844273566">
                  <w:marLeft w:val="0"/>
                  <w:marRight w:val="0"/>
                  <w:marTop w:val="0"/>
                  <w:marBottom w:val="0"/>
                  <w:divBdr>
                    <w:top w:val="none" w:sz="0" w:space="0" w:color="auto"/>
                    <w:left w:val="none" w:sz="0" w:space="0" w:color="auto"/>
                    <w:bottom w:val="none" w:sz="0" w:space="0" w:color="auto"/>
                    <w:right w:val="none" w:sz="0" w:space="0" w:color="auto"/>
                  </w:divBdr>
                </w:div>
                <w:div w:id="182987420">
                  <w:marLeft w:val="0"/>
                  <w:marRight w:val="0"/>
                  <w:marTop w:val="0"/>
                  <w:marBottom w:val="0"/>
                  <w:divBdr>
                    <w:top w:val="none" w:sz="0" w:space="0" w:color="auto"/>
                    <w:left w:val="none" w:sz="0" w:space="0" w:color="auto"/>
                    <w:bottom w:val="none" w:sz="0" w:space="0" w:color="auto"/>
                    <w:right w:val="none" w:sz="0" w:space="0" w:color="auto"/>
                  </w:divBdr>
                </w:div>
                <w:div w:id="739711548">
                  <w:marLeft w:val="0"/>
                  <w:marRight w:val="0"/>
                  <w:marTop w:val="0"/>
                  <w:marBottom w:val="0"/>
                  <w:divBdr>
                    <w:top w:val="none" w:sz="0" w:space="0" w:color="auto"/>
                    <w:left w:val="none" w:sz="0" w:space="0" w:color="auto"/>
                    <w:bottom w:val="none" w:sz="0" w:space="0" w:color="auto"/>
                    <w:right w:val="none" w:sz="0" w:space="0" w:color="auto"/>
                  </w:divBdr>
                </w:div>
                <w:div w:id="20210414">
                  <w:marLeft w:val="0"/>
                  <w:marRight w:val="0"/>
                  <w:marTop w:val="0"/>
                  <w:marBottom w:val="0"/>
                  <w:divBdr>
                    <w:top w:val="none" w:sz="0" w:space="0" w:color="auto"/>
                    <w:left w:val="none" w:sz="0" w:space="0" w:color="auto"/>
                    <w:bottom w:val="none" w:sz="0" w:space="0" w:color="auto"/>
                    <w:right w:val="none" w:sz="0" w:space="0" w:color="auto"/>
                  </w:divBdr>
                </w:div>
                <w:div w:id="1702823369">
                  <w:marLeft w:val="0"/>
                  <w:marRight w:val="0"/>
                  <w:marTop w:val="0"/>
                  <w:marBottom w:val="0"/>
                  <w:divBdr>
                    <w:top w:val="none" w:sz="0" w:space="0" w:color="auto"/>
                    <w:left w:val="none" w:sz="0" w:space="0" w:color="auto"/>
                    <w:bottom w:val="none" w:sz="0" w:space="0" w:color="auto"/>
                    <w:right w:val="none" w:sz="0" w:space="0" w:color="auto"/>
                  </w:divBdr>
                </w:div>
                <w:div w:id="1980109545">
                  <w:marLeft w:val="0"/>
                  <w:marRight w:val="0"/>
                  <w:marTop w:val="0"/>
                  <w:marBottom w:val="0"/>
                  <w:divBdr>
                    <w:top w:val="none" w:sz="0" w:space="0" w:color="auto"/>
                    <w:left w:val="none" w:sz="0" w:space="0" w:color="auto"/>
                    <w:bottom w:val="none" w:sz="0" w:space="0" w:color="auto"/>
                    <w:right w:val="none" w:sz="0" w:space="0" w:color="auto"/>
                  </w:divBdr>
                </w:div>
                <w:div w:id="1976715386">
                  <w:marLeft w:val="0"/>
                  <w:marRight w:val="0"/>
                  <w:marTop w:val="0"/>
                  <w:marBottom w:val="0"/>
                  <w:divBdr>
                    <w:top w:val="none" w:sz="0" w:space="0" w:color="auto"/>
                    <w:left w:val="none" w:sz="0" w:space="0" w:color="auto"/>
                    <w:bottom w:val="none" w:sz="0" w:space="0" w:color="auto"/>
                    <w:right w:val="none" w:sz="0" w:space="0" w:color="auto"/>
                  </w:divBdr>
                </w:div>
                <w:div w:id="358168079">
                  <w:marLeft w:val="0"/>
                  <w:marRight w:val="0"/>
                  <w:marTop w:val="0"/>
                  <w:marBottom w:val="0"/>
                  <w:divBdr>
                    <w:top w:val="none" w:sz="0" w:space="0" w:color="auto"/>
                    <w:left w:val="none" w:sz="0" w:space="0" w:color="auto"/>
                    <w:bottom w:val="none" w:sz="0" w:space="0" w:color="auto"/>
                    <w:right w:val="none" w:sz="0" w:space="0" w:color="auto"/>
                  </w:divBdr>
                </w:div>
                <w:div w:id="77334970">
                  <w:marLeft w:val="0"/>
                  <w:marRight w:val="0"/>
                  <w:marTop w:val="0"/>
                  <w:marBottom w:val="0"/>
                  <w:divBdr>
                    <w:top w:val="none" w:sz="0" w:space="0" w:color="auto"/>
                    <w:left w:val="none" w:sz="0" w:space="0" w:color="auto"/>
                    <w:bottom w:val="none" w:sz="0" w:space="0" w:color="auto"/>
                    <w:right w:val="none" w:sz="0" w:space="0" w:color="auto"/>
                  </w:divBdr>
                </w:div>
                <w:div w:id="492993787">
                  <w:marLeft w:val="0"/>
                  <w:marRight w:val="0"/>
                  <w:marTop w:val="0"/>
                  <w:marBottom w:val="0"/>
                  <w:divBdr>
                    <w:top w:val="none" w:sz="0" w:space="0" w:color="auto"/>
                    <w:left w:val="none" w:sz="0" w:space="0" w:color="auto"/>
                    <w:bottom w:val="none" w:sz="0" w:space="0" w:color="auto"/>
                    <w:right w:val="none" w:sz="0" w:space="0" w:color="auto"/>
                  </w:divBdr>
                </w:div>
                <w:div w:id="1210650492">
                  <w:marLeft w:val="0"/>
                  <w:marRight w:val="0"/>
                  <w:marTop w:val="0"/>
                  <w:marBottom w:val="0"/>
                  <w:divBdr>
                    <w:top w:val="none" w:sz="0" w:space="0" w:color="auto"/>
                    <w:left w:val="none" w:sz="0" w:space="0" w:color="auto"/>
                    <w:bottom w:val="none" w:sz="0" w:space="0" w:color="auto"/>
                    <w:right w:val="none" w:sz="0" w:space="0" w:color="auto"/>
                  </w:divBdr>
                </w:div>
                <w:div w:id="562445420">
                  <w:marLeft w:val="0"/>
                  <w:marRight w:val="0"/>
                  <w:marTop w:val="0"/>
                  <w:marBottom w:val="0"/>
                  <w:divBdr>
                    <w:top w:val="none" w:sz="0" w:space="0" w:color="auto"/>
                    <w:left w:val="none" w:sz="0" w:space="0" w:color="auto"/>
                    <w:bottom w:val="none" w:sz="0" w:space="0" w:color="auto"/>
                    <w:right w:val="none" w:sz="0" w:space="0" w:color="auto"/>
                  </w:divBdr>
                </w:div>
                <w:div w:id="604267079">
                  <w:marLeft w:val="0"/>
                  <w:marRight w:val="0"/>
                  <w:marTop w:val="0"/>
                  <w:marBottom w:val="0"/>
                  <w:divBdr>
                    <w:top w:val="none" w:sz="0" w:space="0" w:color="auto"/>
                    <w:left w:val="none" w:sz="0" w:space="0" w:color="auto"/>
                    <w:bottom w:val="none" w:sz="0" w:space="0" w:color="auto"/>
                    <w:right w:val="none" w:sz="0" w:space="0" w:color="auto"/>
                  </w:divBdr>
                </w:div>
                <w:div w:id="936986614">
                  <w:marLeft w:val="0"/>
                  <w:marRight w:val="0"/>
                  <w:marTop w:val="0"/>
                  <w:marBottom w:val="0"/>
                  <w:divBdr>
                    <w:top w:val="none" w:sz="0" w:space="0" w:color="auto"/>
                    <w:left w:val="none" w:sz="0" w:space="0" w:color="auto"/>
                    <w:bottom w:val="none" w:sz="0" w:space="0" w:color="auto"/>
                    <w:right w:val="none" w:sz="0" w:space="0" w:color="auto"/>
                  </w:divBdr>
                  <w:divsChild>
                    <w:div w:id="1622297075">
                      <w:marLeft w:val="0"/>
                      <w:marRight w:val="0"/>
                      <w:marTop w:val="0"/>
                      <w:marBottom w:val="0"/>
                      <w:divBdr>
                        <w:top w:val="none" w:sz="0" w:space="0" w:color="auto"/>
                        <w:left w:val="none" w:sz="0" w:space="0" w:color="auto"/>
                        <w:bottom w:val="none" w:sz="0" w:space="0" w:color="auto"/>
                        <w:right w:val="none" w:sz="0" w:space="0" w:color="auto"/>
                      </w:divBdr>
                    </w:div>
                    <w:div w:id="300110404">
                      <w:marLeft w:val="0"/>
                      <w:marRight w:val="0"/>
                      <w:marTop w:val="0"/>
                      <w:marBottom w:val="0"/>
                      <w:divBdr>
                        <w:top w:val="none" w:sz="0" w:space="0" w:color="auto"/>
                        <w:left w:val="none" w:sz="0" w:space="0" w:color="auto"/>
                        <w:bottom w:val="none" w:sz="0" w:space="0" w:color="auto"/>
                        <w:right w:val="none" w:sz="0" w:space="0" w:color="auto"/>
                      </w:divBdr>
                    </w:div>
                    <w:div w:id="157890837">
                      <w:marLeft w:val="0"/>
                      <w:marRight w:val="0"/>
                      <w:marTop w:val="0"/>
                      <w:marBottom w:val="0"/>
                      <w:divBdr>
                        <w:top w:val="none" w:sz="0" w:space="0" w:color="auto"/>
                        <w:left w:val="none" w:sz="0" w:space="0" w:color="auto"/>
                        <w:bottom w:val="none" w:sz="0" w:space="0" w:color="auto"/>
                        <w:right w:val="none" w:sz="0" w:space="0" w:color="auto"/>
                      </w:divBdr>
                    </w:div>
                    <w:div w:id="41442364">
                      <w:marLeft w:val="0"/>
                      <w:marRight w:val="0"/>
                      <w:marTop w:val="0"/>
                      <w:marBottom w:val="0"/>
                      <w:divBdr>
                        <w:top w:val="none" w:sz="0" w:space="0" w:color="auto"/>
                        <w:left w:val="none" w:sz="0" w:space="0" w:color="auto"/>
                        <w:bottom w:val="none" w:sz="0" w:space="0" w:color="auto"/>
                        <w:right w:val="none" w:sz="0" w:space="0" w:color="auto"/>
                      </w:divBdr>
                    </w:div>
                    <w:div w:id="2105032596">
                      <w:marLeft w:val="0"/>
                      <w:marRight w:val="0"/>
                      <w:marTop w:val="0"/>
                      <w:marBottom w:val="0"/>
                      <w:divBdr>
                        <w:top w:val="none" w:sz="0" w:space="0" w:color="auto"/>
                        <w:left w:val="none" w:sz="0" w:space="0" w:color="auto"/>
                        <w:bottom w:val="none" w:sz="0" w:space="0" w:color="auto"/>
                        <w:right w:val="none" w:sz="0" w:space="0" w:color="auto"/>
                      </w:divBdr>
                    </w:div>
                    <w:div w:id="481821251">
                      <w:marLeft w:val="0"/>
                      <w:marRight w:val="0"/>
                      <w:marTop w:val="0"/>
                      <w:marBottom w:val="0"/>
                      <w:divBdr>
                        <w:top w:val="none" w:sz="0" w:space="0" w:color="auto"/>
                        <w:left w:val="none" w:sz="0" w:space="0" w:color="auto"/>
                        <w:bottom w:val="none" w:sz="0" w:space="0" w:color="auto"/>
                        <w:right w:val="none" w:sz="0" w:space="0" w:color="auto"/>
                      </w:divBdr>
                    </w:div>
                    <w:div w:id="1451436221">
                      <w:marLeft w:val="0"/>
                      <w:marRight w:val="0"/>
                      <w:marTop w:val="0"/>
                      <w:marBottom w:val="0"/>
                      <w:divBdr>
                        <w:top w:val="none" w:sz="0" w:space="0" w:color="auto"/>
                        <w:left w:val="none" w:sz="0" w:space="0" w:color="auto"/>
                        <w:bottom w:val="none" w:sz="0" w:space="0" w:color="auto"/>
                        <w:right w:val="none" w:sz="0" w:space="0" w:color="auto"/>
                      </w:divBdr>
                    </w:div>
                    <w:div w:id="1637760873">
                      <w:marLeft w:val="0"/>
                      <w:marRight w:val="0"/>
                      <w:marTop w:val="0"/>
                      <w:marBottom w:val="0"/>
                      <w:divBdr>
                        <w:top w:val="none" w:sz="0" w:space="0" w:color="auto"/>
                        <w:left w:val="none" w:sz="0" w:space="0" w:color="auto"/>
                        <w:bottom w:val="none" w:sz="0" w:space="0" w:color="auto"/>
                        <w:right w:val="none" w:sz="0" w:space="0" w:color="auto"/>
                      </w:divBdr>
                    </w:div>
                    <w:div w:id="751126699">
                      <w:marLeft w:val="0"/>
                      <w:marRight w:val="0"/>
                      <w:marTop w:val="0"/>
                      <w:marBottom w:val="0"/>
                      <w:divBdr>
                        <w:top w:val="none" w:sz="0" w:space="0" w:color="auto"/>
                        <w:left w:val="none" w:sz="0" w:space="0" w:color="auto"/>
                        <w:bottom w:val="none" w:sz="0" w:space="0" w:color="auto"/>
                        <w:right w:val="none" w:sz="0" w:space="0" w:color="auto"/>
                      </w:divBdr>
                    </w:div>
                    <w:div w:id="1504124101">
                      <w:marLeft w:val="0"/>
                      <w:marRight w:val="0"/>
                      <w:marTop w:val="0"/>
                      <w:marBottom w:val="0"/>
                      <w:divBdr>
                        <w:top w:val="none" w:sz="0" w:space="0" w:color="auto"/>
                        <w:left w:val="none" w:sz="0" w:space="0" w:color="auto"/>
                        <w:bottom w:val="none" w:sz="0" w:space="0" w:color="auto"/>
                        <w:right w:val="none" w:sz="0" w:space="0" w:color="auto"/>
                      </w:divBdr>
                    </w:div>
                    <w:div w:id="1141576913">
                      <w:marLeft w:val="0"/>
                      <w:marRight w:val="0"/>
                      <w:marTop w:val="0"/>
                      <w:marBottom w:val="0"/>
                      <w:divBdr>
                        <w:top w:val="none" w:sz="0" w:space="0" w:color="auto"/>
                        <w:left w:val="none" w:sz="0" w:space="0" w:color="auto"/>
                        <w:bottom w:val="none" w:sz="0" w:space="0" w:color="auto"/>
                        <w:right w:val="none" w:sz="0" w:space="0" w:color="auto"/>
                      </w:divBdr>
                    </w:div>
                    <w:div w:id="897715344">
                      <w:marLeft w:val="0"/>
                      <w:marRight w:val="0"/>
                      <w:marTop w:val="0"/>
                      <w:marBottom w:val="0"/>
                      <w:divBdr>
                        <w:top w:val="none" w:sz="0" w:space="0" w:color="auto"/>
                        <w:left w:val="none" w:sz="0" w:space="0" w:color="auto"/>
                        <w:bottom w:val="none" w:sz="0" w:space="0" w:color="auto"/>
                        <w:right w:val="none" w:sz="0" w:space="0" w:color="auto"/>
                      </w:divBdr>
                    </w:div>
                    <w:div w:id="1814248142">
                      <w:marLeft w:val="0"/>
                      <w:marRight w:val="0"/>
                      <w:marTop w:val="0"/>
                      <w:marBottom w:val="0"/>
                      <w:divBdr>
                        <w:top w:val="none" w:sz="0" w:space="0" w:color="auto"/>
                        <w:left w:val="none" w:sz="0" w:space="0" w:color="auto"/>
                        <w:bottom w:val="none" w:sz="0" w:space="0" w:color="auto"/>
                        <w:right w:val="none" w:sz="0" w:space="0" w:color="auto"/>
                      </w:divBdr>
                    </w:div>
                    <w:div w:id="474838754">
                      <w:marLeft w:val="0"/>
                      <w:marRight w:val="0"/>
                      <w:marTop w:val="0"/>
                      <w:marBottom w:val="0"/>
                      <w:divBdr>
                        <w:top w:val="none" w:sz="0" w:space="0" w:color="auto"/>
                        <w:left w:val="none" w:sz="0" w:space="0" w:color="auto"/>
                        <w:bottom w:val="none" w:sz="0" w:space="0" w:color="auto"/>
                        <w:right w:val="none" w:sz="0" w:space="0" w:color="auto"/>
                      </w:divBdr>
                    </w:div>
                    <w:div w:id="1962296499">
                      <w:marLeft w:val="0"/>
                      <w:marRight w:val="0"/>
                      <w:marTop w:val="0"/>
                      <w:marBottom w:val="0"/>
                      <w:divBdr>
                        <w:top w:val="none" w:sz="0" w:space="0" w:color="auto"/>
                        <w:left w:val="none" w:sz="0" w:space="0" w:color="auto"/>
                        <w:bottom w:val="none" w:sz="0" w:space="0" w:color="auto"/>
                        <w:right w:val="none" w:sz="0" w:space="0" w:color="auto"/>
                      </w:divBdr>
                    </w:div>
                    <w:div w:id="559249591">
                      <w:marLeft w:val="0"/>
                      <w:marRight w:val="0"/>
                      <w:marTop w:val="0"/>
                      <w:marBottom w:val="0"/>
                      <w:divBdr>
                        <w:top w:val="none" w:sz="0" w:space="0" w:color="auto"/>
                        <w:left w:val="none" w:sz="0" w:space="0" w:color="auto"/>
                        <w:bottom w:val="none" w:sz="0" w:space="0" w:color="auto"/>
                        <w:right w:val="none" w:sz="0" w:space="0" w:color="auto"/>
                      </w:divBdr>
                    </w:div>
                    <w:div w:id="1119686759">
                      <w:marLeft w:val="0"/>
                      <w:marRight w:val="0"/>
                      <w:marTop w:val="0"/>
                      <w:marBottom w:val="0"/>
                      <w:divBdr>
                        <w:top w:val="none" w:sz="0" w:space="0" w:color="auto"/>
                        <w:left w:val="none" w:sz="0" w:space="0" w:color="auto"/>
                        <w:bottom w:val="none" w:sz="0" w:space="0" w:color="auto"/>
                        <w:right w:val="none" w:sz="0" w:space="0" w:color="auto"/>
                      </w:divBdr>
                    </w:div>
                    <w:div w:id="1123042546">
                      <w:marLeft w:val="0"/>
                      <w:marRight w:val="0"/>
                      <w:marTop w:val="0"/>
                      <w:marBottom w:val="0"/>
                      <w:divBdr>
                        <w:top w:val="none" w:sz="0" w:space="0" w:color="auto"/>
                        <w:left w:val="none" w:sz="0" w:space="0" w:color="auto"/>
                        <w:bottom w:val="none" w:sz="0" w:space="0" w:color="auto"/>
                        <w:right w:val="none" w:sz="0" w:space="0" w:color="auto"/>
                      </w:divBdr>
                    </w:div>
                    <w:div w:id="49423575">
                      <w:marLeft w:val="0"/>
                      <w:marRight w:val="0"/>
                      <w:marTop w:val="0"/>
                      <w:marBottom w:val="0"/>
                      <w:divBdr>
                        <w:top w:val="none" w:sz="0" w:space="0" w:color="auto"/>
                        <w:left w:val="none" w:sz="0" w:space="0" w:color="auto"/>
                        <w:bottom w:val="none" w:sz="0" w:space="0" w:color="auto"/>
                        <w:right w:val="none" w:sz="0" w:space="0" w:color="auto"/>
                      </w:divBdr>
                    </w:div>
                    <w:div w:id="1898199239">
                      <w:marLeft w:val="0"/>
                      <w:marRight w:val="0"/>
                      <w:marTop w:val="0"/>
                      <w:marBottom w:val="0"/>
                      <w:divBdr>
                        <w:top w:val="none" w:sz="0" w:space="0" w:color="auto"/>
                        <w:left w:val="none" w:sz="0" w:space="0" w:color="auto"/>
                        <w:bottom w:val="none" w:sz="0" w:space="0" w:color="auto"/>
                        <w:right w:val="none" w:sz="0" w:space="0" w:color="auto"/>
                      </w:divBdr>
                    </w:div>
                    <w:div w:id="983124134">
                      <w:marLeft w:val="0"/>
                      <w:marRight w:val="0"/>
                      <w:marTop w:val="0"/>
                      <w:marBottom w:val="0"/>
                      <w:divBdr>
                        <w:top w:val="none" w:sz="0" w:space="0" w:color="auto"/>
                        <w:left w:val="none" w:sz="0" w:space="0" w:color="auto"/>
                        <w:bottom w:val="none" w:sz="0" w:space="0" w:color="auto"/>
                        <w:right w:val="none" w:sz="0" w:space="0" w:color="auto"/>
                      </w:divBdr>
                    </w:div>
                    <w:div w:id="757678608">
                      <w:marLeft w:val="0"/>
                      <w:marRight w:val="0"/>
                      <w:marTop w:val="0"/>
                      <w:marBottom w:val="0"/>
                      <w:divBdr>
                        <w:top w:val="none" w:sz="0" w:space="0" w:color="auto"/>
                        <w:left w:val="none" w:sz="0" w:space="0" w:color="auto"/>
                        <w:bottom w:val="none" w:sz="0" w:space="0" w:color="auto"/>
                        <w:right w:val="none" w:sz="0" w:space="0" w:color="auto"/>
                      </w:divBdr>
                    </w:div>
                    <w:div w:id="1909875387">
                      <w:marLeft w:val="0"/>
                      <w:marRight w:val="0"/>
                      <w:marTop w:val="0"/>
                      <w:marBottom w:val="0"/>
                      <w:divBdr>
                        <w:top w:val="none" w:sz="0" w:space="0" w:color="auto"/>
                        <w:left w:val="none" w:sz="0" w:space="0" w:color="auto"/>
                        <w:bottom w:val="none" w:sz="0" w:space="0" w:color="auto"/>
                        <w:right w:val="none" w:sz="0" w:space="0" w:color="auto"/>
                      </w:divBdr>
                    </w:div>
                    <w:div w:id="1341079566">
                      <w:marLeft w:val="0"/>
                      <w:marRight w:val="0"/>
                      <w:marTop w:val="0"/>
                      <w:marBottom w:val="0"/>
                      <w:divBdr>
                        <w:top w:val="none" w:sz="0" w:space="0" w:color="auto"/>
                        <w:left w:val="none" w:sz="0" w:space="0" w:color="auto"/>
                        <w:bottom w:val="none" w:sz="0" w:space="0" w:color="auto"/>
                        <w:right w:val="none" w:sz="0" w:space="0" w:color="auto"/>
                      </w:divBdr>
                    </w:div>
                    <w:div w:id="2017413204">
                      <w:marLeft w:val="0"/>
                      <w:marRight w:val="0"/>
                      <w:marTop w:val="0"/>
                      <w:marBottom w:val="0"/>
                      <w:divBdr>
                        <w:top w:val="none" w:sz="0" w:space="0" w:color="auto"/>
                        <w:left w:val="none" w:sz="0" w:space="0" w:color="auto"/>
                        <w:bottom w:val="none" w:sz="0" w:space="0" w:color="auto"/>
                        <w:right w:val="none" w:sz="0" w:space="0" w:color="auto"/>
                      </w:divBdr>
                    </w:div>
                    <w:div w:id="1810588389">
                      <w:marLeft w:val="0"/>
                      <w:marRight w:val="0"/>
                      <w:marTop w:val="0"/>
                      <w:marBottom w:val="0"/>
                      <w:divBdr>
                        <w:top w:val="none" w:sz="0" w:space="0" w:color="auto"/>
                        <w:left w:val="none" w:sz="0" w:space="0" w:color="auto"/>
                        <w:bottom w:val="none" w:sz="0" w:space="0" w:color="auto"/>
                        <w:right w:val="none" w:sz="0" w:space="0" w:color="auto"/>
                      </w:divBdr>
                    </w:div>
                    <w:div w:id="53014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178246">
      <w:bodyDiv w:val="1"/>
      <w:marLeft w:val="0"/>
      <w:marRight w:val="0"/>
      <w:marTop w:val="0"/>
      <w:marBottom w:val="0"/>
      <w:divBdr>
        <w:top w:val="none" w:sz="0" w:space="0" w:color="auto"/>
        <w:left w:val="none" w:sz="0" w:space="0" w:color="auto"/>
        <w:bottom w:val="none" w:sz="0" w:space="0" w:color="auto"/>
        <w:right w:val="none" w:sz="0" w:space="0" w:color="auto"/>
      </w:divBdr>
      <w:divsChild>
        <w:div w:id="9768368">
          <w:blockQuote w:val="1"/>
          <w:marLeft w:val="720"/>
          <w:marRight w:val="720"/>
          <w:marTop w:val="100"/>
          <w:marBottom w:val="100"/>
          <w:divBdr>
            <w:top w:val="none" w:sz="0" w:space="0" w:color="auto"/>
            <w:left w:val="none" w:sz="0" w:space="0" w:color="auto"/>
            <w:bottom w:val="none" w:sz="0" w:space="0" w:color="auto"/>
            <w:right w:val="none" w:sz="0" w:space="0" w:color="auto"/>
          </w:divBdr>
        </w:div>
        <w:div w:id="828254136">
          <w:blockQuote w:val="1"/>
          <w:marLeft w:val="720"/>
          <w:marRight w:val="720"/>
          <w:marTop w:val="100"/>
          <w:marBottom w:val="100"/>
          <w:divBdr>
            <w:top w:val="none" w:sz="0" w:space="0" w:color="auto"/>
            <w:left w:val="none" w:sz="0" w:space="0" w:color="auto"/>
            <w:bottom w:val="none" w:sz="0" w:space="0" w:color="auto"/>
            <w:right w:val="none" w:sz="0" w:space="0" w:color="auto"/>
          </w:divBdr>
        </w:div>
        <w:div w:id="1126242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550835">
      <w:bodyDiv w:val="1"/>
      <w:marLeft w:val="0"/>
      <w:marRight w:val="0"/>
      <w:marTop w:val="0"/>
      <w:marBottom w:val="0"/>
      <w:divBdr>
        <w:top w:val="none" w:sz="0" w:space="0" w:color="auto"/>
        <w:left w:val="none" w:sz="0" w:space="0" w:color="auto"/>
        <w:bottom w:val="none" w:sz="0" w:space="0" w:color="auto"/>
        <w:right w:val="none" w:sz="0" w:space="0" w:color="auto"/>
      </w:divBdr>
      <w:divsChild>
        <w:div w:id="1189837668">
          <w:marLeft w:val="0"/>
          <w:marRight w:val="0"/>
          <w:marTop w:val="0"/>
          <w:marBottom w:val="0"/>
          <w:divBdr>
            <w:top w:val="none" w:sz="0" w:space="0" w:color="auto"/>
            <w:left w:val="none" w:sz="0" w:space="0" w:color="auto"/>
            <w:bottom w:val="none" w:sz="0" w:space="0" w:color="auto"/>
            <w:right w:val="none" w:sz="0" w:space="0" w:color="auto"/>
          </w:divBdr>
          <w:divsChild>
            <w:div w:id="1578007926">
              <w:marLeft w:val="0"/>
              <w:marRight w:val="0"/>
              <w:marTop w:val="0"/>
              <w:marBottom w:val="0"/>
              <w:divBdr>
                <w:top w:val="none" w:sz="0" w:space="0" w:color="auto"/>
                <w:left w:val="none" w:sz="0" w:space="0" w:color="auto"/>
                <w:bottom w:val="none" w:sz="0" w:space="0" w:color="auto"/>
                <w:right w:val="none" w:sz="0" w:space="0" w:color="auto"/>
              </w:divBdr>
              <w:divsChild>
                <w:div w:id="35018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62931">
          <w:marLeft w:val="0"/>
          <w:marRight w:val="0"/>
          <w:marTop w:val="0"/>
          <w:marBottom w:val="0"/>
          <w:divBdr>
            <w:top w:val="none" w:sz="0" w:space="0" w:color="auto"/>
            <w:left w:val="none" w:sz="0" w:space="0" w:color="auto"/>
            <w:bottom w:val="none" w:sz="0" w:space="0" w:color="auto"/>
            <w:right w:val="none" w:sz="0" w:space="0" w:color="auto"/>
          </w:divBdr>
          <w:divsChild>
            <w:div w:id="1687098245">
              <w:marLeft w:val="0"/>
              <w:marRight w:val="0"/>
              <w:marTop w:val="0"/>
              <w:marBottom w:val="0"/>
              <w:divBdr>
                <w:top w:val="none" w:sz="0" w:space="0" w:color="auto"/>
                <w:left w:val="none" w:sz="0" w:space="0" w:color="auto"/>
                <w:bottom w:val="none" w:sz="0" w:space="0" w:color="auto"/>
                <w:right w:val="none" w:sz="0" w:space="0" w:color="auto"/>
              </w:divBdr>
              <w:divsChild>
                <w:div w:id="47325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2727">
          <w:marLeft w:val="0"/>
          <w:marRight w:val="0"/>
          <w:marTop w:val="0"/>
          <w:marBottom w:val="0"/>
          <w:divBdr>
            <w:top w:val="none" w:sz="0" w:space="0" w:color="auto"/>
            <w:left w:val="none" w:sz="0" w:space="0" w:color="auto"/>
            <w:bottom w:val="none" w:sz="0" w:space="0" w:color="auto"/>
            <w:right w:val="none" w:sz="0" w:space="0" w:color="auto"/>
          </w:divBdr>
          <w:divsChild>
            <w:div w:id="1010453156">
              <w:marLeft w:val="0"/>
              <w:marRight w:val="0"/>
              <w:marTop w:val="0"/>
              <w:marBottom w:val="0"/>
              <w:divBdr>
                <w:top w:val="none" w:sz="0" w:space="0" w:color="auto"/>
                <w:left w:val="none" w:sz="0" w:space="0" w:color="auto"/>
                <w:bottom w:val="none" w:sz="0" w:space="0" w:color="auto"/>
                <w:right w:val="none" w:sz="0" w:space="0" w:color="auto"/>
              </w:divBdr>
              <w:divsChild>
                <w:div w:id="169812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78276">
          <w:marLeft w:val="0"/>
          <w:marRight w:val="0"/>
          <w:marTop w:val="0"/>
          <w:marBottom w:val="0"/>
          <w:divBdr>
            <w:top w:val="none" w:sz="0" w:space="0" w:color="auto"/>
            <w:left w:val="none" w:sz="0" w:space="0" w:color="auto"/>
            <w:bottom w:val="none" w:sz="0" w:space="0" w:color="auto"/>
            <w:right w:val="none" w:sz="0" w:space="0" w:color="auto"/>
          </w:divBdr>
          <w:divsChild>
            <w:div w:id="1873805640">
              <w:marLeft w:val="0"/>
              <w:marRight w:val="0"/>
              <w:marTop w:val="0"/>
              <w:marBottom w:val="0"/>
              <w:divBdr>
                <w:top w:val="none" w:sz="0" w:space="0" w:color="auto"/>
                <w:left w:val="none" w:sz="0" w:space="0" w:color="auto"/>
                <w:bottom w:val="none" w:sz="0" w:space="0" w:color="auto"/>
                <w:right w:val="none" w:sz="0" w:space="0" w:color="auto"/>
              </w:divBdr>
              <w:divsChild>
                <w:div w:id="156548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85273">
          <w:marLeft w:val="0"/>
          <w:marRight w:val="0"/>
          <w:marTop w:val="0"/>
          <w:marBottom w:val="0"/>
          <w:divBdr>
            <w:top w:val="none" w:sz="0" w:space="0" w:color="auto"/>
            <w:left w:val="none" w:sz="0" w:space="0" w:color="auto"/>
            <w:bottom w:val="none" w:sz="0" w:space="0" w:color="auto"/>
            <w:right w:val="none" w:sz="0" w:space="0" w:color="auto"/>
          </w:divBdr>
          <w:divsChild>
            <w:div w:id="1896114758">
              <w:marLeft w:val="0"/>
              <w:marRight w:val="0"/>
              <w:marTop w:val="0"/>
              <w:marBottom w:val="0"/>
              <w:divBdr>
                <w:top w:val="none" w:sz="0" w:space="0" w:color="auto"/>
                <w:left w:val="none" w:sz="0" w:space="0" w:color="auto"/>
                <w:bottom w:val="none" w:sz="0" w:space="0" w:color="auto"/>
                <w:right w:val="none" w:sz="0" w:space="0" w:color="auto"/>
              </w:divBdr>
              <w:divsChild>
                <w:div w:id="2385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85275">
          <w:marLeft w:val="0"/>
          <w:marRight w:val="0"/>
          <w:marTop w:val="0"/>
          <w:marBottom w:val="0"/>
          <w:divBdr>
            <w:top w:val="none" w:sz="0" w:space="0" w:color="auto"/>
            <w:left w:val="none" w:sz="0" w:space="0" w:color="auto"/>
            <w:bottom w:val="none" w:sz="0" w:space="0" w:color="auto"/>
            <w:right w:val="none" w:sz="0" w:space="0" w:color="auto"/>
          </w:divBdr>
          <w:divsChild>
            <w:div w:id="816993606">
              <w:marLeft w:val="0"/>
              <w:marRight w:val="0"/>
              <w:marTop w:val="0"/>
              <w:marBottom w:val="0"/>
              <w:divBdr>
                <w:top w:val="none" w:sz="0" w:space="0" w:color="auto"/>
                <w:left w:val="none" w:sz="0" w:space="0" w:color="auto"/>
                <w:bottom w:val="none" w:sz="0" w:space="0" w:color="auto"/>
                <w:right w:val="none" w:sz="0" w:space="0" w:color="auto"/>
              </w:divBdr>
              <w:divsChild>
                <w:div w:id="65576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00655">
          <w:marLeft w:val="0"/>
          <w:marRight w:val="0"/>
          <w:marTop w:val="0"/>
          <w:marBottom w:val="0"/>
          <w:divBdr>
            <w:top w:val="none" w:sz="0" w:space="0" w:color="auto"/>
            <w:left w:val="none" w:sz="0" w:space="0" w:color="auto"/>
            <w:bottom w:val="none" w:sz="0" w:space="0" w:color="auto"/>
            <w:right w:val="none" w:sz="0" w:space="0" w:color="auto"/>
          </w:divBdr>
          <w:divsChild>
            <w:div w:id="212933481">
              <w:marLeft w:val="0"/>
              <w:marRight w:val="0"/>
              <w:marTop w:val="0"/>
              <w:marBottom w:val="0"/>
              <w:divBdr>
                <w:top w:val="none" w:sz="0" w:space="0" w:color="auto"/>
                <w:left w:val="none" w:sz="0" w:space="0" w:color="auto"/>
                <w:bottom w:val="none" w:sz="0" w:space="0" w:color="auto"/>
                <w:right w:val="none" w:sz="0" w:space="0" w:color="auto"/>
              </w:divBdr>
              <w:divsChild>
                <w:div w:id="67923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294563">
      <w:bodyDiv w:val="1"/>
      <w:marLeft w:val="0"/>
      <w:marRight w:val="0"/>
      <w:marTop w:val="0"/>
      <w:marBottom w:val="0"/>
      <w:divBdr>
        <w:top w:val="none" w:sz="0" w:space="0" w:color="auto"/>
        <w:left w:val="none" w:sz="0" w:space="0" w:color="auto"/>
        <w:bottom w:val="none" w:sz="0" w:space="0" w:color="auto"/>
        <w:right w:val="none" w:sz="0" w:space="0" w:color="auto"/>
      </w:divBdr>
      <w:divsChild>
        <w:div w:id="1511679502">
          <w:marLeft w:val="0"/>
          <w:marRight w:val="0"/>
          <w:marTop w:val="0"/>
          <w:marBottom w:val="0"/>
          <w:divBdr>
            <w:top w:val="none" w:sz="0" w:space="0" w:color="auto"/>
            <w:left w:val="none" w:sz="0" w:space="0" w:color="auto"/>
            <w:bottom w:val="none" w:sz="0" w:space="0" w:color="auto"/>
            <w:right w:val="none" w:sz="0" w:space="0" w:color="auto"/>
          </w:divBdr>
          <w:divsChild>
            <w:div w:id="1131288143">
              <w:marLeft w:val="0"/>
              <w:marRight w:val="0"/>
              <w:marTop w:val="0"/>
              <w:marBottom w:val="0"/>
              <w:divBdr>
                <w:top w:val="none" w:sz="0" w:space="0" w:color="auto"/>
                <w:left w:val="none" w:sz="0" w:space="0" w:color="auto"/>
                <w:bottom w:val="none" w:sz="0" w:space="0" w:color="auto"/>
                <w:right w:val="none" w:sz="0" w:space="0" w:color="auto"/>
              </w:divBdr>
              <w:divsChild>
                <w:div w:id="311179836">
                  <w:marLeft w:val="0"/>
                  <w:marRight w:val="0"/>
                  <w:marTop w:val="0"/>
                  <w:marBottom w:val="0"/>
                  <w:divBdr>
                    <w:top w:val="none" w:sz="0" w:space="0" w:color="auto"/>
                    <w:left w:val="none" w:sz="0" w:space="0" w:color="auto"/>
                    <w:bottom w:val="none" w:sz="0" w:space="0" w:color="auto"/>
                    <w:right w:val="none" w:sz="0" w:space="0" w:color="auto"/>
                  </w:divBdr>
                </w:div>
                <w:div w:id="625548890">
                  <w:marLeft w:val="0"/>
                  <w:marRight w:val="0"/>
                  <w:marTop w:val="0"/>
                  <w:marBottom w:val="0"/>
                  <w:divBdr>
                    <w:top w:val="none" w:sz="0" w:space="0" w:color="auto"/>
                    <w:left w:val="none" w:sz="0" w:space="0" w:color="auto"/>
                    <w:bottom w:val="none" w:sz="0" w:space="0" w:color="auto"/>
                    <w:right w:val="none" w:sz="0" w:space="0" w:color="auto"/>
                  </w:divBdr>
                </w:div>
                <w:div w:id="2132357792">
                  <w:marLeft w:val="0"/>
                  <w:marRight w:val="0"/>
                  <w:marTop w:val="0"/>
                  <w:marBottom w:val="0"/>
                  <w:divBdr>
                    <w:top w:val="none" w:sz="0" w:space="0" w:color="auto"/>
                    <w:left w:val="none" w:sz="0" w:space="0" w:color="auto"/>
                    <w:bottom w:val="none" w:sz="0" w:space="0" w:color="auto"/>
                    <w:right w:val="none" w:sz="0" w:space="0" w:color="auto"/>
                  </w:divBdr>
                </w:div>
                <w:div w:id="987054052">
                  <w:marLeft w:val="0"/>
                  <w:marRight w:val="0"/>
                  <w:marTop w:val="0"/>
                  <w:marBottom w:val="0"/>
                  <w:divBdr>
                    <w:top w:val="none" w:sz="0" w:space="0" w:color="auto"/>
                    <w:left w:val="none" w:sz="0" w:space="0" w:color="auto"/>
                    <w:bottom w:val="none" w:sz="0" w:space="0" w:color="auto"/>
                    <w:right w:val="none" w:sz="0" w:space="0" w:color="auto"/>
                  </w:divBdr>
                </w:div>
                <w:div w:id="456946985">
                  <w:marLeft w:val="0"/>
                  <w:marRight w:val="0"/>
                  <w:marTop w:val="0"/>
                  <w:marBottom w:val="0"/>
                  <w:divBdr>
                    <w:top w:val="none" w:sz="0" w:space="0" w:color="auto"/>
                    <w:left w:val="none" w:sz="0" w:space="0" w:color="auto"/>
                    <w:bottom w:val="none" w:sz="0" w:space="0" w:color="auto"/>
                    <w:right w:val="none" w:sz="0" w:space="0" w:color="auto"/>
                  </w:divBdr>
                </w:div>
                <w:div w:id="1196116492">
                  <w:marLeft w:val="0"/>
                  <w:marRight w:val="0"/>
                  <w:marTop w:val="0"/>
                  <w:marBottom w:val="0"/>
                  <w:divBdr>
                    <w:top w:val="none" w:sz="0" w:space="0" w:color="auto"/>
                    <w:left w:val="none" w:sz="0" w:space="0" w:color="auto"/>
                    <w:bottom w:val="none" w:sz="0" w:space="0" w:color="auto"/>
                    <w:right w:val="none" w:sz="0" w:space="0" w:color="auto"/>
                  </w:divBdr>
                </w:div>
                <w:div w:id="1313559912">
                  <w:marLeft w:val="0"/>
                  <w:marRight w:val="0"/>
                  <w:marTop w:val="0"/>
                  <w:marBottom w:val="0"/>
                  <w:divBdr>
                    <w:top w:val="none" w:sz="0" w:space="0" w:color="auto"/>
                    <w:left w:val="none" w:sz="0" w:space="0" w:color="auto"/>
                    <w:bottom w:val="none" w:sz="0" w:space="0" w:color="auto"/>
                    <w:right w:val="none" w:sz="0" w:space="0" w:color="auto"/>
                  </w:divBdr>
                </w:div>
                <w:div w:id="610741342">
                  <w:marLeft w:val="0"/>
                  <w:marRight w:val="0"/>
                  <w:marTop w:val="0"/>
                  <w:marBottom w:val="0"/>
                  <w:divBdr>
                    <w:top w:val="none" w:sz="0" w:space="0" w:color="auto"/>
                    <w:left w:val="none" w:sz="0" w:space="0" w:color="auto"/>
                    <w:bottom w:val="none" w:sz="0" w:space="0" w:color="auto"/>
                    <w:right w:val="none" w:sz="0" w:space="0" w:color="auto"/>
                  </w:divBdr>
                </w:div>
                <w:div w:id="1861308400">
                  <w:marLeft w:val="0"/>
                  <w:marRight w:val="0"/>
                  <w:marTop w:val="0"/>
                  <w:marBottom w:val="0"/>
                  <w:divBdr>
                    <w:top w:val="none" w:sz="0" w:space="0" w:color="auto"/>
                    <w:left w:val="none" w:sz="0" w:space="0" w:color="auto"/>
                    <w:bottom w:val="none" w:sz="0" w:space="0" w:color="auto"/>
                    <w:right w:val="none" w:sz="0" w:space="0" w:color="auto"/>
                  </w:divBdr>
                  <w:divsChild>
                    <w:div w:id="424226966">
                      <w:marLeft w:val="0"/>
                      <w:marRight w:val="0"/>
                      <w:marTop w:val="0"/>
                      <w:marBottom w:val="0"/>
                      <w:divBdr>
                        <w:top w:val="none" w:sz="0" w:space="0" w:color="auto"/>
                        <w:left w:val="none" w:sz="0" w:space="0" w:color="auto"/>
                        <w:bottom w:val="none" w:sz="0" w:space="0" w:color="auto"/>
                        <w:right w:val="none" w:sz="0" w:space="0" w:color="auto"/>
                      </w:divBdr>
                    </w:div>
                    <w:div w:id="2009672400">
                      <w:marLeft w:val="0"/>
                      <w:marRight w:val="0"/>
                      <w:marTop w:val="0"/>
                      <w:marBottom w:val="0"/>
                      <w:divBdr>
                        <w:top w:val="none" w:sz="0" w:space="0" w:color="auto"/>
                        <w:left w:val="none" w:sz="0" w:space="0" w:color="auto"/>
                        <w:bottom w:val="none" w:sz="0" w:space="0" w:color="auto"/>
                        <w:right w:val="none" w:sz="0" w:space="0" w:color="auto"/>
                      </w:divBdr>
                    </w:div>
                    <w:div w:id="1986547611">
                      <w:marLeft w:val="0"/>
                      <w:marRight w:val="0"/>
                      <w:marTop w:val="0"/>
                      <w:marBottom w:val="0"/>
                      <w:divBdr>
                        <w:top w:val="none" w:sz="0" w:space="0" w:color="auto"/>
                        <w:left w:val="none" w:sz="0" w:space="0" w:color="auto"/>
                        <w:bottom w:val="none" w:sz="0" w:space="0" w:color="auto"/>
                        <w:right w:val="none" w:sz="0" w:space="0" w:color="auto"/>
                      </w:divBdr>
                    </w:div>
                    <w:div w:id="502400806">
                      <w:marLeft w:val="0"/>
                      <w:marRight w:val="0"/>
                      <w:marTop w:val="0"/>
                      <w:marBottom w:val="0"/>
                      <w:divBdr>
                        <w:top w:val="none" w:sz="0" w:space="0" w:color="auto"/>
                        <w:left w:val="none" w:sz="0" w:space="0" w:color="auto"/>
                        <w:bottom w:val="none" w:sz="0" w:space="0" w:color="auto"/>
                        <w:right w:val="none" w:sz="0" w:space="0" w:color="auto"/>
                      </w:divBdr>
                    </w:div>
                    <w:div w:id="1383676711">
                      <w:marLeft w:val="0"/>
                      <w:marRight w:val="0"/>
                      <w:marTop w:val="0"/>
                      <w:marBottom w:val="0"/>
                      <w:divBdr>
                        <w:top w:val="none" w:sz="0" w:space="0" w:color="auto"/>
                        <w:left w:val="none" w:sz="0" w:space="0" w:color="auto"/>
                        <w:bottom w:val="none" w:sz="0" w:space="0" w:color="auto"/>
                        <w:right w:val="none" w:sz="0" w:space="0" w:color="auto"/>
                      </w:divBdr>
                    </w:div>
                    <w:div w:id="1608153716">
                      <w:marLeft w:val="0"/>
                      <w:marRight w:val="0"/>
                      <w:marTop w:val="0"/>
                      <w:marBottom w:val="0"/>
                      <w:divBdr>
                        <w:top w:val="none" w:sz="0" w:space="0" w:color="auto"/>
                        <w:left w:val="none" w:sz="0" w:space="0" w:color="auto"/>
                        <w:bottom w:val="none" w:sz="0" w:space="0" w:color="auto"/>
                        <w:right w:val="none" w:sz="0" w:space="0" w:color="auto"/>
                      </w:divBdr>
                    </w:div>
                    <w:div w:id="155519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231515">
          <w:marLeft w:val="0"/>
          <w:marRight w:val="0"/>
          <w:marTop w:val="0"/>
          <w:marBottom w:val="0"/>
          <w:divBdr>
            <w:top w:val="none" w:sz="0" w:space="0" w:color="auto"/>
            <w:left w:val="none" w:sz="0" w:space="0" w:color="auto"/>
            <w:bottom w:val="none" w:sz="0" w:space="0" w:color="auto"/>
            <w:right w:val="none" w:sz="0" w:space="0" w:color="auto"/>
          </w:divBdr>
          <w:divsChild>
            <w:div w:id="310408998">
              <w:marLeft w:val="0"/>
              <w:marRight w:val="0"/>
              <w:marTop w:val="0"/>
              <w:marBottom w:val="0"/>
              <w:divBdr>
                <w:top w:val="none" w:sz="0" w:space="0" w:color="auto"/>
                <w:left w:val="none" w:sz="0" w:space="0" w:color="auto"/>
                <w:bottom w:val="none" w:sz="0" w:space="0" w:color="auto"/>
                <w:right w:val="none" w:sz="0" w:space="0" w:color="auto"/>
              </w:divBdr>
              <w:divsChild>
                <w:div w:id="1115519261">
                  <w:marLeft w:val="0"/>
                  <w:marRight w:val="0"/>
                  <w:marTop w:val="0"/>
                  <w:marBottom w:val="0"/>
                  <w:divBdr>
                    <w:top w:val="none" w:sz="0" w:space="0" w:color="auto"/>
                    <w:left w:val="none" w:sz="0" w:space="0" w:color="auto"/>
                    <w:bottom w:val="none" w:sz="0" w:space="0" w:color="auto"/>
                    <w:right w:val="none" w:sz="0" w:space="0" w:color="auto"/>
                  </w:divBdr>
                </w:div>
                <w:div w:id="2040541694">
                  <w:marLeft w:val="0"/>
                  <w:marRight w:val="0"/>
                  <w:marTop w:val="0"/>
                  <w:marBottom w:val="0"/>
                  <w:divBdr>
                    <w:top w:val="none" w:sz="0" w:space="0" w:color="auto"/>
                    <w:left w:val="none" w:sz="0" w:space="0" w:color="auto"/>
                    <w:bottom w:val="none" w:sz="0" w:space="0" w:color="auto"/>
                    <w:right w:val="none" w:sz="0" w:space="0" w:color="auto"/>
                  </w:divBdr>
                </w:div>
                <w:div w:id="1877231065">
                  <w:marLeft w:val="0"/>
                  <w:marRight w:val="0"/>
                  <w:marTop w:val="0"/>
                  <w:marBottom w:val="0"/>
                  <w:divBdr>
                    <w:top w:val="none" w:sz="0" w:space="0" w:color="auto"/>
                    <w:left w:val="none" w:sz="0" w:space="0" w:color="auto"/>
                    <w:bottom w:val="none" w:sz="0" w:space="0" w:color="auto"/>
                    <w:right w:val="none" w:sz="0" w:space="0" w:color="auto"/>
                  </w:divBdr>
                </w:div>
                <w:div w:id="667946475">
                  <w:marLeft w:val="0"/>
                  <w:marRight w:val="0"/>
                  <w:marTop w:val="0"/>
                  <w:marBottom w:val="0"/>
                  <w:divBdr>
                    <w:top w:val="none" w:sz="0" w:space="0" w:color="auto"/>
                    <w:left w:val="none" w:sz="0" w:space="0" w:color="auto"/>
                    <w:bottom w:val="none" w:sz="0" w:space="0" w:color="auto"/>
                    <w:right w:val="none" w:sz="0" w:space="0" w:color="auto"/>
                  </w:divBdr>
                </w:div>
                <w:div w:id="2081949523">
                  <w:marLeft w:val="0"/>
                  <w:marRight w:val="0"/>
                  <w:marTop w:val="0"/>
                  <w:marBottom w:val="0"/>
                  <w:divBdr>
                    <w:top w:val="none" w:sz="0" w:space="0" w:color="auto"/>
                    <w:left w:val="none" w:sz="0" w:space="0" w:color="auto"/>
                    <w:bottom w:val="none" w:sz="0" w:space="0" w:color="auto"/>
                    <w:right w:val="none" w:sz="0" w:space="0" w:color="auto"/>
                  </w:divBdr>
                </w:div>
                <w:div w:id="18049568">
                  <w:marLeft w:val="0"/>
                  <w:marRight w:val="0"/>
                  <w:marTop w:val="0"/>
                  <w:marBottom w:val="0"/>
                  <w:divBdr>
                    <w:top w:val="none" w:sz="0" w:space="0" w:color="auto"/>
                    <w:left w:val="none" w:sz="0" w:space="0" w:color="auto"/>
                    <w:bottom w:val="none" w:sz="0" w:space="0" w:color="auto"/>
                    <w:right w:val="none" w:sz="0" w:space="0" w:color="auto"/>
                  </w:divBdr>
                </w:div>
                <w:div w:id="2006469972">
                  <w:marLeft w:val="0"/>
                  <w:marRight w:val="0"/>
                  <w:marTop w:val="0"/>
                  <w:marBottom w:val="0"/>
                  <w:divBdr>
                    <w:top w:val="none" w:sz="0" w:space="0" w:color="auto"/>
                    <w:left w:val="none" w:sz="0" w:space="0" w:color="auto"/>
                    <w:bottom w:val="none" w:sz="0" w:space="0" w:color="auto"/>
                    <w:right w:val="none" w:sz="0" w:space="0" w:color="auto"/>
                  </w:divBdr>
                </w:div>
                <w:div w:id="501355993">
                  <w:marLeft w:val="0"/>
                  <w:marRight w:val="0"/>
                  <w:marTop w:val="0"/>
                  <w:marBottom w:val="0"/>
                  <w:divBdr>
                    <w:top w:val="none" w:sz="0" w:space="0" w:color="auto"/>
                    <w:left w:val="none" w:sz="0" w:space="0" w:color="auto"/>
                    <w:bottom w:val="none" w:sz="0" w:space="0" w:color="auto"/>
                    <w:right w:val="none" w:sz="0" w:space="0" w:color="auto"/>
                  </w:divBdr>
                </w:div>
                <w:div w:id="37097297">
                  <w:marLeft w:val="0"/>
                  <w:marRight w:val="0"/>
                  <w:marTop w:val="0"/>
                  <w:marBottom w:val="0"/>
                  <w:divBdr>
                    <w:top w:val="none" w:sz="0" w:space="0" w:color="auto"/>
                    <w:left w:val="none" w:sz="0" w:space="0" w:color="auto"/>
                    <w:bottom w:val="none" w:sz="0" w:space="0" w:color="auto"/>
                    <w:right w:val="none" w:sz="0" w:space="0" w:color="auto"/>
                  </w:divBdr>
                  <w:divsChild>
                    <w:div w:id="949240595">
                      <w:marLeft w:val="0"/>
                      <w:marRight w:val="0"/>
                      <w:marTop w:val="0"/>
                      <w:marBottom w:val="0"/>
                      <w:divBdr>
                        <w:top w:val="none" w:sz="0" w:space="0" w:color="auto"/>
                        <w:left w:val="none" w:sz="0" w:space="0" w:color="auto"/>
                        <w:bottom w:val="none" w:sz="0" w:space="0" w:color="auto"/>
                        <w:right w:val="none" w:sz="0" w:space="0" w:color="auto"/>
                      </w:divBdr>
                    </w:div>
                    <w:div w:id="1281717341">
                      <w:marLeft w:val="0"/>
                      <w:marRight w:val="0"/>
                      <w:marTop w:val="0"/>
                      <w:marBottom w:val="0"/>
                      <w:divBdr>
                        <w:top w:val="none" w:sz="0" w:space="0" w:color="auto"/>
                        <w:left w:val="none" w:sz="0" w:space="0" w:color="auto"/>
                        <w:bottom w:val="none" w:sz="0" w:space="0" w:color="auto"/>
                        <w:right w:val="none" w:sz="0" w:space="0" w:color="auto"/>
                      </w:divBdr>
                    </w:div>
                    <w:div w:id="1283078339">
                      <w:marLeft w:val="0"/>
                      <w:marRight w:val="0"/>
                      <w:marTop w:val="0"/>
                      <w:marBottom w:val="0"/>
                      <w:divBdr>
                        <w:top w:val="none" w:sz="0" w:space="0" w:color="auto"/>
                        <w:left w:val="none" w:sz="0" w:space="0" w:color="auto"/>
                        <w:bottom w:val="none" w:sz="0" w:space="0" w:color="auto"/>
                        <w:right w:val="none" w:sz="0" w:space="0" w:color="auto"/>
                      </w:divBdr>
                    </w:div>
                    <w:div w:id="851333258">
                      <w:marLeft w:val="0"/>
                      <w:marRight w:val="0"/>
                      <w:marTop w:val="0"/>
                      <w:marBottom w:val="0"/>
                      <w:divBdr>
                        <w:top w:val="none" w:sz="0" w:space="0" w:color="auto"/>
                        <w:left w:val="none" w:sz="0" w:space="0" w:color="auto"/>
                        <w:bottom w:val="none" w:sz="0" w:space="0" w:color="auto"/>
                        <w:right w:val="none" w:sz="0" w:space="0" w:color="auto"/>
                      </w:divBdr>
                    </w:div>
                    <w:div w:id="1825272027">
                      <w:marLeft w:val="0"/>
                      <w:marRight w:val="0"/>
                      <w:marTop w:val="0"/>
                      <w:marBottom w:val="0"/>
                      <w:divBdr>
                        <w:top w:val="none" w:sz="0" w:space="0" w:color="auto"/>
                        <w:left w:val="none" w:sz="0" w:space="0" w:color="auto"/>
                        <w:bottom w:val="none" w:sz="0" w:space="0" w:color="auto"/>
                        <w:right w:val="none" w:sz="0" w:space="0" w:color="auto"/>
                      </w:divBdr>
                    </w:div>
                    <w:div w:id="427966481">
                      <w:marLeft w:val="0"/>
                      <w:marRight w:val="0"/>
                      <w:marTop w:val="0"/>
                      <w:marBottom w:val="0"/>
                      <w:divBdr>
                        <w:top w:val="none" w:sz="0" w:space="0" w:color="auto"/>
                        <w:left w:val="none" w:sz="0" w:space="0" w:color="auto"/>
                        <w:bottom w:val="none" w:sz="0" w:space="0" w:color="auto"/>
                        <w:right w:val="none" w:sz="0" w:space="0" w:color="auto"/>
                      </w:divBdr>
                    </w:div>
                    <w:div w:id="148605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458872">
          <w:marLeft w:val="0"/>
          <w:marRight w:val="0"/>
          <w:marTop w:val="0"/>
          <w:marBottom w:val="0"/>
          <w:divBdr>
            <w:top w:val="none" w:sz="0" w:space="0" w:color="auto"/>
            <w:left w:val="none" w:sz="0" w:space="0" w:color="auto"/>
            <w:bottom w:val="none" w:sz="0" w:space="0" w:color="auto"/>
            <w:right w:val="none" w:sz="0" w:space="0" w:color="auto"/>
          </w:divBdr>
          <w:divsChild>
            <w:div w:id="1555893035">
              <w:marLeft w:val="0"/>
              <w:marRight w:val="0"/>
              <w:marTop w:val="0"/>
              <w:marBottom w:val="0"/>
              <w:divBdr>
                <w:top w:val="none" w:sz="0" w:space="0" w:color="auto"/>
                <w:left w:val="none" w:sz="0" w:space="0" w:color="auto"/>
                <w:bottom w:val="none" w:sz="0" w:space="0" w:color="auto"/>
                <w:right w:val="none" w:sz="0" w:space="0" w:color="auto"/>
              </w:divBdr>
              <w:divsChild>
                <w:div w:id="2110613159">
                  <w:marLeft w:val="0"/>
                  <w:marRight w:val="0"/>
                  <w:marTop w:val="0"/>
                  <w:marBottom w:val="0"/>
                  <w:divBdr>
                    <w:top w:val="none" w:sz="0" w:space="0" w:color="auto"/>
                    <w:left w:val="none" w:sz="0" w:space="0" w:color="auto"/>
                    <w:bottom w:val="none" w:sz="0" w:space="0" w:color="auto"/>
                    <w:right w:val="none" w:sz="0" w:space="0" w:color="auto"/>
                  </w:divBdr>
                </w:div>
                <w:div w:id="757947721">
                  <w:marLeft w:val="0"/>
                  <w:marRight w:val="0"/>
                  <w:marTop w:val="0"/>
                  <w:marBottom w:val="0"/>
                  <w:divBdr>
                    <w:top w:val="none" w:sz="0" w:space="0" w:color="auto"/>
                    <w:left w:val="none" w:sz="0" w:space="0" w:color="auto"/>
                    <w:bottom w:val="none" w:sz="0" w:space="0" w:color="auto"/>
                    <w:right w:val="none" w:sz="0" w:space="0" w:color="auto"/>
                  </w:divBdr>
                </w:div>
                <w:div w:id="1455056435">
                  <w:marLeft w:val="0"/>
                  <w:marRight w:val="0"/>
                  <w:marTop w:val="0"/>
                  <w:marBottom w:val="0"/>
                  <w:divBdr>
                    <w:top w:val="none" w:sz="0" w:space="0" w:color="auto"/>
                    <w:left w:val="none" w:sz="0" w:space="0" w:color="auto"/>
                    <w:bottom w:val="none" w:sz="0" w:space="0" w:color="auto"/>
                    <w:right w:val="none" w:sz="0" w:space="0" w:color="auto"/>
                  </w:divBdr>
                </w:div>
                <w:div w:id="1502816444">
                  <w:marLeft w:val="0"/>
                  <w:marRight w:val="0"/>
                  <w:marTop w:val="0"/>
                  <w:marBottom w:val="0"/>
                  <w:divBdr>
                    <w:top w:val="none" w:sz="0" w:space="0" w:color="auto"/>
                    <w:left w:val="none" w:sz="0" w:space="0" w:color="auto"/>
                    <w:bottom w:val="none" w:sz="0" w:space="0" w:color="auto"/>
                    <w:right w:val="none" w:sz="0" w:space="0" w:color="auto"/>
                  </w:divBdr>
                </w:div>
                <w:div w:id="1404567656">
                  <w:marLeft w:val="0"/>
                  <w:marRight w:val="0"/>
                  <w:marTop w:val="0"/>
                  <w:marBottom w:val="0"/>
                  <w:divBdr>
                    <w:top w:val="none" w:sz="0" w:space="0" w:color="auto"/>
                    <w:left w:val="none" w:sz="0" w:space="0" w:color="auto"/>
                    <w:bottom w:val="none" w:sz="0" w:space="0" w:color="auto"/>
                    <w:right w:val="none" w:sz="0" w:space="0" w:color="auto"/>
                  </w:divBdr>
                </w:div>
                <w:div w:id="347219031">
                  <w:marLeft w:val="0"/>
                  <w:marRight w:val="0"/>
                  <w:marTop w:val="0"/>
                  <w:marBottom w:val="0"/>
                  <w:divBdr>
                    <w:top w:val="none" w:sz="0" w:space="0" w:color="auto"/>
                    <w:left w:val="none" w:sz="0" w:space="0" w:color="auto"/>
                    <w:bottom w:val="none" w:sz="0" w:space="0" w:color="auto"/>
                    <w:right w:val="none" w:sz="0" w:space="0" w:color="auto"/>
                  </w:divBdr>
                </w:div>
                <w:div w:id="692613866">
                  <w:marLeft w:val="0"/>
                  <w:marRight w:val="0"/>
                  <w:marTop w:val="0"/>
                  <w:marBottom w:val="0"/>
                  <w:divBdr>
                    <w:top w:val="none" w:sz="0" w:space="0" w:color="auto"/>
                    <w:left w:val="none" w:sz="0" w:space="0" w:color="auto"/>
                    <w:bottom w:val="none" w:sz="0" w:space="0" w:color="auto"/>
                    <w:right w:val="none" w:sz="0" w:space="0" w:color="auto"/>
                  </w:divBdr>
                </w:div>
                <w:div w:id="421728362">
                  <w:marLeft w:val="0"/>
                  <w:marRight w:val="0"/>
                  <w:marTop w:val="0"/>
                  <w:marBottom w:val="0"/>
                  <w:divBdr>
                    <w:top w:val="none" w:sz="0" w:space="0" w:color="auto"/>
                    <w:left w:val="none" w:sz="0" w:space="0" w:color="auto"/>
                    <w:bottom w:val="none" w:sz="0" w:space="0" w:color="auto"/>
                    <w:right w:val="none" w:sz="0" w:space="0" w:color="auto"/>
                  </w:divBdr>
                </w:div>
                <w:div w:id="1069692742">
                  <w:marLeft w:val="0"/>
                  <w:marRight w:val="0"/>
                  <w:marTop w:val="0"/>
                  <w:marBottom w:val="0"/>
                  <w:divBdr>
                    <w:top w:val="none" w:sz="0" w:space="0" w:color="auto"/>
                    <w:left w:val="none" w:sz="0" w:space="0" w:color="auto"/>
                    <w:bottom w:val="none" w:sz="0" w:space="0" w:color="auto"/>
                    <w:right w:val="none" w:sz="0" w:space="0" w:color="auto"/>
                  </w:divBdr>
                </w:div>
                <w:div w:id="285701188">
                  <w:marLeft w:val="0"/>
                  <w:marRight w:val="0"/>
                  <w:marTop w:val="0"/>
                  <w:marBottom w:val="0"/>
                  <w:divBdr>
                    <w:top w:val="none" w:sz="0" w:space="0" w:color="auto"/>
                    <w:left w:val="none" w:sz="0" w:space="0" w:color="auto"/>
                    <w:bottom w:val="none" w:sz="0" w:space="0" w:color="auto"/>
                    <w:right w:val="none" w:sz="0" w:space="0" w:color="auto"/>
                  </w:divBdr>
                </w:div>
                <w:div w:id="1867134313">
                  <w:marLeft w:val="0"/>
                  <w:marRight w:val="0"/>
                  <w:marTop w:val="0"/>
                  <w:marBottom w:val="0"/>
                  <w:divBdr>
                    <w:top w:val="none" w:sz="0" w:space="0" w:color="auto"/>
                    <w:left w:val="none" w:sz="0" w:space="0" w:color="auto"/>
                    <w:bottom w:val="none" w:sz="0" w:space="0" w:color="auto"/>
                    <w:right w:val="none" w:sz="0" w:space="0" w:color="auto"/>
                  </w:divBdr>
                </w:div>
                <w:div w:id="52583425">
                  <w:marLeft w:val="0"/>
                  <w:marRight w:val="0"/>
                  <w:marTop w:val="0"/>
                  <w:marBottom w:val="0"/>
                  <w:divBdr>
                    <w:top w:val="none" w:sz="0" w:space="0" w:color="auto"/>
                    <w:left w:val="none" w:sz="0" w:space="0" w:color="auto"/>
                    <w:bottom w:val="none" w:sz="0" w:space="0" w:color="auto"/>
                    <w:right w:val="none" w:sz="0" w:space="0" w:color="auto"/>
                  </w:divBdr>
                </w:div>
                <w:div w:id="1011376267">
                  <w:marLeft w:val="0"/>
                  <w:marRight w:val="0"/>
                  <w:marTop w:val="0"/>
                  <w:marBottom w:val="0"/>
                  <w:divBdr>
                    <w:top w:val="none" w:sz="0" w:space="0" w:color="auto"/>
                    <w:left w:val="none" w:sz="0" w:space="0" w:color="auto"/>
                    <w:bottom w:val="none" w:sz="0" w:space="0" w:color="auto"/>
                    <w:right w:val="none" w:sz="0" w:space="0" w:color="auto"/>
                  </w:divBdr>
                </w:div>
                <w:div w:id="1829324854">
                  <w:marLeft w:val="0"/>
                  <w:marRight w:val="0"/>
                  <w:marTop w:val="0"/>
                  <w:marBottom w:val="0"/>
                  <w:divBdr>
                    <w:top w:val="none" w:sz="0" w:space="0" w:color="auto"/>
                    <w:left w:val="none" w:sz="0" w:space="0" w:color="auto"/>
                    <w:bottom w:val="none" w:sz="0" w:space="0" w:color="auto"/>
                    <w:right w:val="none" w:sz="0" w:space="0" w:color="auto"/>
                  </w:divBdr>
                  <w:divsChild>
                    <w:div w:id="1453547635">
                      <w:marLeft w:val="0"/>
                      <w:marRight w:val="0"/>
                      <w:marTop w:val="0"/>
                      <w:marBottom w:val="0"/>
                      <w:divBdr>
                        <w:top w:val="none" w:sz="0" w:space="0" w:color="auto"/>
                        <w:left w:val="none" w:sz="0" w:space="0" w:color="auto"/>
                        <w:bottom w:val="none" w:sz="0" w:space="0" w:color="auto"/>
                        <w:right w:val="none" w:sz="0" w:space="0" w:color="auto"/>
                      </w:divBdr>
                    </w:div>
                    <w:div w:id="1163281304">
                      <w:marLeft w:val="0"/>
                      <w:marRight w:val="0"/>
                      <w:marTop w:val="0"/>
                      <w:marBottom w:val="0"/>
                      <w:divBdr>
                        <w:top w:val="none" w:sz="0" w:space="0" w:color="auto"/>
                        <w:left w:val="none" w:sz="0" w:space="0" w:color="auto"/>
                        <w:bottom w:val="none" w:sz="0" w:space="0" w:color="auto"/>
                        <w:right w:val="none" w:sz="0" w:space="0" w:color="auto"/>
                      </w:divBdr>
                    </w:div>
                    <w:div w:id="1146243415">
                      <w:marLeft w:val="0"/>
                      <w:marRight w:val="0"/>
                      <w:marTop w:val="0"/>
                      <w:marBottom w:val="0"/>
                      <w:divBdr>
                        <w:top w:val="none" w:sz="0" w:space="0" w:color="auto"/>
                        <w:left w:val="none" w:sz="0" w:space="0" w:color="auto"/>
                        <w:bottom w:val="none" w:sz="0" w:space="0" w:color="auto"/>
                        <w:right w:val="none" w:sz="0" w:space="0" w:color="auto"/>
                      </w:divBdr>
                    </w:div>
                    <w:div w:id="515534807">
                      <w:marLeft w:val="0"/>
                      <w:marRight w:val="0"/>
                      <w:marTop w:val="0"/>
                      <w:marBottom w:val="0"/>
                      <w:divBdr>
                        <w:top w:val="none" w:sz="0" w:space="0" w:color="auto"/>
                        <w:left w:val="none" w:sz="0" w:space="0" w:color="auto"/>
                        <w:bottom w:val="none" w:sz="0" w:space="0" w:color="auto"/>
                        <w:right w:val="none" w:sz="0" w:space="0" w:color="auto"/>
                      </w:divBdr>
                    </w:div>
                    <w:div w:id="728963132">
                      <w:marLeft w:val="0"/>
                      <w:marRight w:val="0"/>
                      <w:marTop w:val="0"/>
                      <w:marBottom w:val="0"/>
                      <w:divBdr>
                        <w:top w:val="none" w:sz="0" w:space="0" w:color="auto"/>
                        <w:left w:val="none" w:sz="0" w:space="0" w:color="auto"/>
                        <w:bottom w:val="none" w:sz="0" w:space="0" w:color="auto"/>
                        <w:right w:val="none" w:sz="0" w:space="0" w:color="auto"/>
                      </w:divBdr>
                    </w:div>
                    <w:div w:id="1334996121">
                      <w:marLeft w:val="0"/>
                      <w:marRight w:val="0"/>
                      <w:marTop w:val="0"/>
                      <w:marBottom w:val="0"/>
                      <w:divBdr>
                        <w:top w:val="none" w:sz="0" w:space="0" w:color="auto"/>
                        <w:left w:val="none" w:sz="0" w:space="0" w:color="auto"/>
                        <w:bottom w:val="none" w:sz="0" w:space="0" w:color="auto"/>
                        <w:right w:val="none" w:sz="0" w:space="0" w:color="auto"/>
                      </w:divBdr>
                    </w:div>
                    <w:div w:id="1390222900">
                      <w:marLeft w:val="0"/>
                      <w:marRight w:val="0"/>
                      <w:marTop w:val="0"/>
                      <w:marBottom w:val="0"/>
                      <w:divBdr>
                        <w:top w:val="none" w:sz="0" w:space="0" w:color="auto"/>
                        <w:left w:val="none" w:sz="0" w:space="0" w:color="auto"/>
                        <w:bottom w:val="none" w:sz="0" w:space="0" w:color="auto"/>
                        <w:right w:val="none" w:sz="0" w:space="0" w:color="auto"/>
                      </w:divBdr>
                    </w:div>
                    <w:div w:id="938221225">
                      <w:marLeft w:val="0"/>
                      <w:marRight w:val="0"/>
                      <w:marTop w:val="0"/>
                      <w:marBottom w:val="0"/>
                      <w:divBdr>
                        <w:top w:val="none" w:sz="0" w:space="0" w:color="auto"/>
                        <w:left w:val="none" w:sz="0" w:space="0" w:color="auto"/>
                        <w:bottom w:val="none" w:sz="0" w:space="0" w:color="auto"/>
                        <w:right w:val="none" w:sz="0" w:space="0" w:color="auto"/>
                      </w:divBdr>
                    </w:div>
                    <w:div w:id="1439175311">
                      <w:marLeft w:val="0"/>
                      <w:marRight w:val="0"/>
                      <w:marTop w:val="0"/>
                      <w:marBottom w:val="0"/>
                      <w:divBdr>
                        <w:top w:val="none" w:sz="0" w:space="0" w:color="auto"/>
                        <w:left w:val="none" w:sz="0" w:space="0" w:color="auto"/>
                        <w:bottom w:val="none" w:sz="0" w:space="0" w:color="auto"/>
                        <w:right w:val="none" w:sz="0" w:space="0" w:color="auto"/>
                      </w:divBdr>
                    </w:div>
                    <w:div w:id="2050758595">
                      <w:marLeft w:val="0"/>
                      <w:marRight w:val="0"/>
                      <w:marTop w:val="0"/>
                      <w:marBottom w:val="0"/>
                      <w:divBdr>
                        <w:top w:val="none" w:sz="0" w:space="0" w:color="auto"/>
                        <w:left w:val="none" w:sz="0" w:space="0" w:color="auto"/>
                        <w:bottom w:val="none" w:sz="0" w:space="0" w:color="auto"/>
                        <w:right w:val="none" w:sz="0" w:space="0" w:color="auto"/>
                      </w:divBdr>
                    </w:div>
                    <w:div w:id="482553173">
                      <w:marLeft w:val="0"/>
                      <w:marRight w:val="0"/>
                      <w:marTop w:val="0"/>
                      <w:marBottom w:val="0"/>
                      <w:divBdr>
                        <w:top w:val="none" w:sz="0" w:space="0" w:color="auto"/>
                        <w:left w:val="none" w:sz="0" w:space="0" w:color="auto"/>
                        <w:bottom w:val="none" w:sz="0" w:space="0" w:color="auto"/>
                        <w:right w:val="none" w:sz="0" w:space="0" w:color="auto"/>
                      </w:divBdr>
                    </w:div>
                    <w:div w:id="60380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964793">
          <w:marLeft w:val="0"/>
          <w:marRight w:val="0"/>
          <w:marTop w:val="0"/>
          <w:marBottom w:val="0"/>
          <w:divBdr>
            <w:top w:val="none" w:sz="0" w:space="0" w:color="auto"/>
            <w:left w:val="none" w:sz="0" w:space="0" w:color="auto"/>
            <w:bottom w:val="none" w:sz="0" w:space="0" w:color="auto"/>
            <w:right w:val="none" w:sz="0" w:space="0" w:color="auto"/>
          </w:divBdr>
          <w:divsChild>
            <w:div w:id="1275022721">
              <w:marLeft w:val="0"/>
              <w:marRight w:val="0"/>
              <w:marTop w:val="0"/>
              <w:marBottom w:val="0"/>
              <w:divBdr>
                <w:top w:val="none" w:sz="0" w:space="0" w:color="auto"/>
                <w:left w:val="none" w:sz="0" w:space="0" w:color="auto"/>
                <w:bottom w:val="none" w:sz="0" w:space="0" w:color="auto"/>
                <w:right w:val="none" w:sz="0" w:space="0" w:color="auto"/>
              </w:divBdr>
              <w:divsChild>
                <w:div w:id="616571410">
                  <w:marLeft w:val="0"/>
                  <w:marRight w:val="0"/>
                  <w:marTop w:val="0"/>
                  <w:marBottom w:val="0"/>
                  <w:divBdr>
                    <w:top w:val="none" w:sz="0" w:space="0" w:color="auto"/>
                    <w:left w:val="none" w:sz="0" w:space="0" w:color="auto"/>
                    <w:bottom w:val="none" w:sz="0" w:space="0" w:color="auto"/>
                    <w:right w:val="none" w:sz="0" w:space="0" w:color="auto"/>
                  </w:divBdr>
                </w:div>
                <w:div w:id="544410109">
                  <w:marLeft w:val="0"/>
                  <w:marRight w:val="0"/>
                  <w:marTop w:val="0"/>
                  <w:marBottom w:val="0"/>
                  <w:divBdr>
                    <w:top w:val="none" w:sz="0" w:space="0" w:color="auto"/>
                    <w:left w:val="none" w:sz="0" w:space="0" w:color="auto"/>
                    <w:bottom w:val="none" w:sz="0" w:space="0" w:color="auto"/>
                    <w:right w:val="none" w:sz="0" w:space="0" w:color="auto"/>
                  </w:divBdr>
                </w:div>
                <w:div w:id="674695003">
                  <w:marLeft w:val="0"/>
                  <w:marRight w:val="0"/>
                  <w:marTop w:val="0"/>
                  <w:marBottom w:val="0"/>
                  <w:divBdr>
                    <w:top w:val="none" w:sz="0" w:space="0" w:color="auto"/>
                    <w:left w:val="none" w:sz="0" w:space="0" w:color="auto"/>
                    <w:bottom w:val="none" w:sz="0" w:space="0" w:color="auto"/>
                    <w:right w:val="none" w:sz="0" w:space="0" w:color="auto"/>
                  </w:divBdr>
                </w:div>
                <w:div w:id="1073505392">
                  <w:marLeft w:val="0"/>
                  <w:marRight w:val="0"/>
                  <w:marTop w:val="0"/>
                  <w:marBottom w:val="0"/>
                  <w:divBdr>
                    <w:top w:val="none" w:sz="0" w:space="0" w:color="auto"/>
                    <w:left w:val="none" w:sz="0" w:space="0" w:color="auto"/>
                    <w:bottom w:val="none" w:sz="0" w:space="0" w:color="auto"/>
                    <w:right w:val="none" w:sz="0" w:space="0" w:color="auto"/>
                  </w:divBdr>
                </w:div>
                <w:div w:id="1398674762">
                  <w:marLeft w:val="0"/>
                  <w:marRight w:val="0"/>
                  <w:marTop w:val="0"/>
                  <w:marBottom w:val="0"/>
                  <w:divBdr>
                    <w:top w:val="none" w:sz="0" w:space="0" w:color="auto"/>
                    <w:left w:val="none" w:sz="0" w:space="0" w:color="auto"/>
                    <w:bottom w:val="none" w:sz="0" w:space="0" w:color="auto"/>
                    <w:right w:val="none" w:sz="0" w:space="0" w:color="auto"/>
                  </w:divBdr>
                </w:div>
                <w:div w:id="1004938602">
                  <w:marLeft w:val="0"/>
                  <w:marRight w:val="0"/>
                  <w:marTop w:val="0"/>
                  <w:marBottom w:val="0"/>
                  <w:divBdr>
                    <w:top w:val="none" w:sz="0" w:space="0" w:color="auto"/>
                    <w:left w:val="none" w:sz="0" w:space="0" w:color="auto"/>
                    <w:bottom w:val="none" w:sz="0" w:space="0" w:color="auto"/>
                    <w:right w:val="none" w:sz="0" w:space="0" w:color="auto"/>
                  </w:divBdr>
                </w:div>
                <w:div w:id="1498422491">
                  <w:marLeft w:val="0"/>
                  <w:marRight w:val="0"/>
                  <w:marTop w:val="0"/>
                  <w:marBottom w:val="0"/>
                  <w:divBdr>
                    <w:top w:val="none" w:sz="0" w:space="0" w:color="auto"/>
                    <w:left w:val="none" w:sz="0" w:space="0" w:color="auto"/>
                    <w:bottom w:val="none" w:sz="0" w:space="0" w:color="auto"/>
                    <w:right w:val="none" w:sz="0" w:space="0" w:color="auto"/>
                  </w:divBdr>
                </w:div>
                <w:div w:id="511574977">
                  <w:marLeft w:val="0"/>
                  <w:marRight w:val="0"/>
                  <w:marTop w:val="0"/>
                  <w:marBottom w:val="0"/>
                  <w:divBdr>
                    <w:top w:val="none" w:sz="0" w:space="0" w:color="auto"/>
                    <w:left w:val="none" w:sz="0" w:space="0" w:color="auto"/>
                    <w:bottom w:val="none" w:sz="0" w:space="0" w:color="auto"/>
                    <w:right w:val="none" w:sz="0" w:space="0" w:color="auto"/>
                  </w:divBdr>
                </w:div>
                <w:div w:id="205144377">
                  <w:marLeft w:val="0"/>
                  <w:marRight w:val="0"/>
                  <w:marTop w:val="0"/>
                  <w:marBottom w:val="0"/>
                  <w:divBdr>
                    <w:top w:val="none" w:sz="0" w:space="0" w:color="auto"/>
                    <w:left w:val="none" w:sz="0" w:space="0" w:color="auto"/>
                    <w:bottom w:val="none" w:sz="0" w:space="0" w:color="auto"/>
                    <w:right w:val="none" w:sz="0" w:space="0" w:color="auto"/>
                  </w:divBdr>
                </w:div>
                <w:div w:id="961690879">
                  <w:marLeft w:val="0"/>
                  <w:marRight w:val="0"/>
                  <w:marTop w:val="0"/>
                  <w:marBottom w:val="0"/>
                  <w:divBdr>
                    <w:top w:val="none" w:sz="0" w:space="0" w:color="auto"/>
                    <w:left w:val="none" w:sz="0" w:space="0" w:color="auto"/>
                    <w:bottom w:val="none" w:sz="0" w:space="0" w:color="auto"/>
                    <w:right w:val="none" w:sz="0" w:space="0" w:color="auto"/>
                  </w:divBdr>
                </w:div>
                <w:div w:id="681978657">
                  <w:marLeft w:val="0"/>
                  <w:marRight w:val="0"/>
                  <w:marTop w:val="0"/>
                  <w:marBottom w:val="0"/>
                  <w:divBdr>
                    <w:top w:val="none" w:sz="0" w:space="0" w:color="auto"/>
                    <w:left w:val="none" w:sz="0" w:space="0" w:color="auto"/>
                    <w:bottom w:val="none" w:sz="0" w:space="0" w:color="auto"/>
                    <w:right w:val="none" w:sz="0" w:space="0" w:color="auto"/>
                  </w:divBdr>
                </w:div>
                <w:div w:id="533272604">
                  <w:marLeft w:val="0"/>
                  <w:marRight w:val="0"/>
                  <w:marTop w:val="0"/>
                  <w:marBottom w:val="0"/>
                  <w:divBdr>
                    <w:top w:val="none" w:sz="0" w:space="0" w:color="auto"/>
                    <w:left w:val="none" w:sz="0" w:space="0" w:color="auto"/>
                    <w:bottom w:val="none" w:sz="0" w:space="0" w:color="auto"/>
                    <w:right w:val="none" w:sz="0" w:space="0" w:color="auto"/>
                  </w:divBdr>
                </w:div>
                <w:div w:id="1973556909">
                  <w:marLeft w:val="0"/>
                  <w:marRight w:val="0"/>
                  <w:marTop w:val="0"/>
                  <w:marBottom w:val="0"/>
                  <w:divBdr>
                    <w:top w:val="none" w:sz="0" w:space="0" w:color="auto"/>
                    <w:left w:val="none" w:sz="0" w:space="0" w:color="auto"/>
                    <w:bottom w:val="none" w:sz="0" w:space="0" w:color="auto"/>
                    <w:right w:val="none" w:sz="0" w:space="0" w:color="auto"/>
                  </w:divBdr>
                </w:div>
                <w:div w:id="1751392643">
                  <w:marLeft w:val="0"/>
                  <w:marRight w:val="0"/>
                  <w:marTop w:val="0"/>
                  <w:marBottom w:val="0"/>
                  <w:divBdr>
                    <w:top w:val="none" w:sz="0" w:space="0" w:color="auto"/>
                    <w:left w:val="none" w:sz="0" w:space="0" w:color="auto"/>
                    <w:bottom w:val="none" w:sz="0" w:space="0" w:color="auto"/>
                    <w:right w:val="none" w:sz="0" w:space="0" w:color="auto"/>
                  </w:divBdr>
                </w:div>
                <w:div w:id="842277386">
                  <w:marLeft w:val="0"/>
                  <w:marRight w:val="0"/>
                  <w:marTop w:val="0"/>
                  <w:marBottom w:val="0"/>
                  <w:divBdr>
                    <w:top w:val="none" w:sz="0" w:space="0" w:color="auto"/>
                    <w:left w:val="none" w:sz="0" w:space="0" w:color="auto"/>
                    <w:bottom w:val="none" w:sz="0" w:space="0" w:color="auto"/>
                    <w:right w:val="none" w:sz="0" w:space="0" w:color="auto"/>
                  </w:divBdr>
                </w:div>
                <w:div w:id="1856965801">
                  <w:marLeft w:val="0"/>
                  <w:marRight w:val="0"/>
                  <w:marTop w:val="0"/>
                  <w:marBottom w:val="0"/>
                  <w:divBdr>
                    <w:top w:val="none" w:sz="0" w:space="0" w:color="auto"/>
                    <w:left w:val="none" w:sz="0" w:space="0" w:color="auto"/>
                    <w:bottom w:val="none" w:sz="0" w:space="0" w:color="auto"/>
                    <w:right w:val="none" w:sz="0" w:space="0" w:color="auto"/>
                  </w:divBdr>
                </w:div>
                <w:div w:id="779646151">
                  <w:marLeft w:val="0"/>
                  <w:marRight w:val="0"/>
                  <w:marTop w:val="0"/>
                  <w:marBottom w:val="0"/>
                  <w:divBdr>
                    <w:top w:val="none" w:sz="0" w:space="0" w:color="auto"/>
                    <w:left w:val="none" w:sz="0" w:space="0" w:color="auto"/>
                    <w:bottom w:val="none" w:sz="0" w:space="0" w:color="auto"/>
                    <w:right w:val="none" w:sz="0" w:space="0" w:color="auto"/>
                  </w:divBdr>
                </w:div>
                <w:div w:id="539169915">
                  <w:marLeft w:val="0"/>
                  <w:marRight w:val="0"/>
                  <w:marTop w:val="0"/>
                  <w:marBottom w:val="0"/>
                  <w:divBdr>
                    <w:top w:val="none" w:sz="0" w:space="0" w:color="auto"/>
                    <w:left w:val="none" w:sz="0" w:space="0" w:color="auto"/>
                    <w:bottom w:val="none" w:sz="0" w:space="0" w:color="auto"/>
                    <w:right w:val="none" w:sz="0" w:space="0" w:color="auto"/>
                  </w:divBdr>
                </w:div>
                <w:div w:id="1186363709">
                  <w:marLeft w:val="0"/>
                  <w:marRight w:val="0"/>
                  <w:marTop w:val="0"/>
                  <w:marBottom w:val="0"/>
                  <w:divBdr>
                    <w:top w:val="none" w:sz="0" w:space="0" w:color="auto"/>
                    <w:left w:val="none" w:sz="0" w:space="0" w:color="auto"/>
                    <w:bottom w:val="none" w:sz="0" w:space="0" w:color="auto"/>
                    <w:right w:val="none" w:sz="0" w:space="0" w:color="auto"/>
                  </w:divBdr>
                </w:div>
                <w:div w:id="1014190037">
                  <w:marLeft w:val="0"/>
                  <w:marRight w:val="0"/>
                  <w:marTop w:val="0"/>
                  <w:marBottom w:val="0"/>
                  <w:divBdr>
                    <w:top w:val="none" w:sz="0" w:space="0" w:color="auto"/>
                    <w:left w:val="none" w:sz="0" w:space="0" w:color="auto"/>
                    <w:bottom w:val="none" w:sz="0" w:space="0" w:color="auto"/>
                    <w:right w:val="none" w:sz="0" w:space="0" w:color="auto"/>
                  </w:divBdr>
                  <w:divsChild>
                    <w:div w:id="1477409287">
                      <w:marLeft w:val="0"/>
                      <w:marRight w:val="0"/>
                      <w:marTop w:val="0"/>
                      <w:marBottom w:val="0"/>
                      <w:divBdr>
                        <w:top w:val="none" w:sz="0" w:space="0" w:color="auto"/>
                        <w:left w:val="none" w:sz="0" w:space="0" w:color="auto"/>
                        <w:bottom w:val="none" w:sz="0" w:space="0" w:color="auto"/>
                        <w:right w:val="none" w:sz="0" w:space="0" w:color="auto"/>
                      </w:divBdr>
                    </w:div>
                    <w:div w:id="2040624186">
                      <w:marLeft w:val="0"/>
                      <w:marRight w:val="0"/>
                      <w:marTop w:val="0"/>
                      <w:marBottom w:val="0"/>
                      <w:divBdr>
                        <w:top w:val="none" w:sz="0" w:space="0" w:color="auto"/>
                        <w:left w:val="none" w:sz="0" w:space="0" w:color="auto"/>
                        <w:bottom w:val="none" w:sz="0" w:space="0" w:color="auto"/>
                        <w:right w:val="none" w:sz="0" w:space="0" w:color="auto"/>
                      </w:divBdr>
                    </w:div>
                    <w:div w:id="1983460687">
                      <w:marLeft w:val="0"/>
                      <w:marRight w:val="0"/>
                      <w:marTop w:val="0"/>
                      <w:marBottom w:val="0"/>
                      <w:divBdr>
                        <w:top w:val="none" w:sz="0" w:space="0" w:color="auto"/>
                        <w:left w:val="none" w:sz="0" w:space="0" w:color="auto"/>
                        <w:bottom w:val="none" w:sz="0" w:space="0" w:color="auto"/>
                        <w:right w:val="none" w:sz="0" w:space="0" w:color="auto"/>
                      </w:divBdr>
                    </w:div>
                    <w:div w:id="773668735">
                      <w:marLeft w:val="0"/>
                      <w:marRight w:val="0"/>
                      <w:marTop w:val="0"/>
                      <w:marBottom w:val="0"/>
                      <w:divBdr>
                        <w:top w:val="none" w:sz="0" w:space="0" w:color="auto"/>
                        <w:left w:val="none" w:sz="0" w:space="0" w:color="auto"/>
                        <w:bottom w:val="none" w:sz="0" w:space="0" w:color="auto"/>
                        <w:right w:val="none" w:sz="0" w:space="0" w:color="auto"/>
                      </w:divBdr>
                    </w:div>
                    <w:div w:id="28846791">
                      <w:marLeft w:val="0"/>
                      <w:marRight w:val="0"/>
                      <w:marTop w:val="0"/>
                      <w:marBottom w:val="0"/>
                      <w:divBdr>
                        <w:top w:val="none" w:sz="0" w:space="0" w:color="auto"/>
                        <w:left w:val="none" w:sz="0" w:space="0" w:color="auto"/>
                        <w:bottom w:val="none" w:sz="0" w:space="0" w:color="auto"/>
                        <w:right w:val="none" w:sz="0" w:space="0" w:color="auto"/>
                      </w:divBdr>
                    </w:div>
                    <w:div w:id="773092752">
                      <w:marLeft w:val="0"/>
                      <w:marRight w:val="0"/>
                      <w:marTop w:val="0"/>
                      <w:marBottom w:val="0"/>
                      <w:divBdr>
                        <w:top w:val="none" w:sz="0" w:space="0" w:color="auto"/>
                        <w:left w:val="none" w:sz="0" w:space="0" w:color="auto"/>
                        <w:bottom w:val="none" w:sz="0" w:space="0" w:color="auto"/>
                        <w:right w:val="none" w:sz="0" w:space="0" w:color="auto"/>
                      </w:divBdr>
                    </w:div>
                    <w:div w:id="971907954">
                      <w:marLeft w:val="0"/>
                      <w:marRight w:val="0"/>
                      <w:marTop w:val="0"/>
                      <w:marBottom w:val="0"/>
                      <w:divBdr>
                        <w:top w:val="none" w:sz="0" w:space="0" w:color="auto"/>
                        <w:left w:val="none" w:sz="0" w:space="0" w:color="auto"/>
                        <w:bottom w:val="none" w:sz="0" w:space="0" w:color="auto"/>
                        <w:right w:val="none" w:sz="0" w:space="0" w:color="auto"/>
                      </w:divBdr>
                    </w:div>
                    <w:div w:id="1532262486">
                      <w:marLeft w:val="0"/>
                      <w:marRight w:val="0"/>
                      <w:marTop w:val="0"/>
                      <w:marBottom w:val="0"/>
                      <w:divBdr>
                        <w:top w:val="none" w:sz="0" w:space="0" w:color="auto"/>
                        <w:left w:val="none" w:sz="0" w:space="0" w:color="auto"/>
                        <w:bottom w:val="none" w:sz="0" w:space="0" w:color="auto"/>
                        <w:right w:val="none" w:sz="0" w:space="0" w:color="auto"/>
                      </w:divBdr>
                    </w:div>
                    <w:div w:id="628973611">
                      <w:marLeft w:val="0"/>
                      <w:marRight w:val="0"/>
                      <w:marTop w:val="0"/>
                      <w:marBottom w:val="0"/>
                      <w:divBdr>
                        <w:top w:val="none" w:sz="0" w:space="0" w:color="auto"/>
                        <w:left w:val="none" w:sz="0" w:space="0" w:color="auto"/>
                        <w:bottom w:val="none" w:sz="0" w:space="0" w:color="auto"/>
                        <w:right w:val="none" w:sz="0" w:space="0" w:color="auto"/>
                      </w:divBdr>
                    </w:div>
                    <w:div w:id="1665165133">
                      <w:marLeft w:val="0"/>
                      <w:marRight w:val="0"/>
                      <w:marTop w:val="0"/>
                      <w:marBottom w:val="0"/>
                      <w:divBdr>
                        <w:top w:val="none" w:sz="0" w:space="0" w:color="auto"/>
                        <w:left w:val="none" w:sz="0" w:space="0" w:color="auto"/>
                        <w:bottom w:val="none" w:sz="0" w:space="0" w:color="auto"/>
                        <w:right w:val="none" w:sz="0" w:space="0" w:color="auto"/>
                      </w:divBdr>
                    </w:div>
                    <w:div w:id="300427845">
                      <w:marLeft w:val="0"/>
                      <w:marRight w:val="0"/>
                      <w:marTop w:val="0"/>
                      <w:marBottom w:val="0"/>
                      <w:divBdr>
                        <w:top w:val="none" w:sz="0" w:space="0" w:color="auto"/>
                        <w:left w:val="none" w:sz="0" w:space="0" w:color="auto"/>
                        <w:bottom w:val="none" w:sz="0" w:space="0" w:color="auto"/>
                        <w:right w:val="none" w:sz="0" w:space="0" w:color="auto"/>
                      </w:divBdr>
                    </w:div>
                    <w:div w:id="1010258904">
                      <w:marLeft w:val="0"/>
                      <w:marRight w:val="0"/>
                      <w:marTop w:val="0"/>
                      <w:marBottom w:val="0"/>
                      <w:divBdr>
                        <w:top w:val="none" w:sz="0" w:space="0" w:color="auto"/>
                        <w:left w:val="none" w:sz="0" w:space="0" w:color="auto"/>
                        <w:bottom w:val="none" w:sz="0" w:space="0" w:color="auto"/>
                        <w:right w:val="none" w:sz="0" w:space="0" w:color="auto"/>
                      </w:divBdr>
                    </w:div>
                    <w:div w:id="637880083">
                      <w:marLeft w:val="0"/>
                      <w:marRight w:val="0"/>
                      <w:marTop w:val="0"/>
                      <w:marBottom w:val="0"/>
                      <w:divBdr>
                        <w:top w:val="none" w:sz="0" w:space="0" w:color="auto"/>
                        <w:left w:val="none" w:sz="0" w:space="0" w:color="auto"/>
                        <w:bottom w:val="none" w:sz="0" w:space="0" w:color="auto"/>
                        <w:right w:val="none" w:sz="0" w:space="0" w:color="auto"/>
                      </w:divBdr>
                    </w:div>
                    <w:div w:id="1331179035">
                      <w:marLeft w:val="0"/>
                      <w:marRight w:val="0"/>
                      <w:marTop w:val="0"/>
                      <w:marBottom w:val="0"/>
                      <w:divBdr>
                        <w:top w:val="none" w:sz="0" w:space="0" w:color="auto"/>
                        <w:left w:val="none" w:sz="0" w:space="0" w:color="auto"/>
                        <w:bottom w:val="none" w:sz="0" w:space="0" w:color="auto"/>
                        <w:right w:val="none" w:sz="0" w:space="0" w:color="auto"/>
                      </w:divBdr>
                    </w:div>
                    <w:div w:id="1749691795">
                      <w:marLeft w:val="0"/>
                      <w:marRight w:val="0"/>
                      <w:marTop w:val="0"/>
                      <w:marBottom w:val="0"/>
                      <w:divBdr>
                        <w:top w:val="none" w:sz="0" w:space="0" w:color="auto"/>
                        <w:left w:val="none" w:sz="0" w:space="0" w:color="auto"/>
                        <w:bottom w:val="none" w:sz="0" w:space="0" w:color="auto"/>
                        <w:right w:val="none" w:sz="0" w:space="0" w:color="auto"/>
                      </w:divBdr>
                    </w:div>
                    <w:div w:id="2008241198">
                      <w:marLeft w:val="0"/>
                      <w:marRight w:val="0"/>
                      <w:marTop w:val="0"/>
                      <w:marBottom w:val="0"/>
                      <w:divBdr>
                        <w:top w:val="none" w:sz="0" w:space="0" w:color="auto"/>
                        <w:left w:val="none" w:sz="0" w:space="0" w:color="auto"/>
                        <w:bottom w:val="none" w:sz="0" w:space="0" w:color="auto"/>
                        <w:right w:val="none" w:sz="0" w:space="0" w:color="auto"/>
                      </w:divBdr>
                    </w:div>
                    <w:div w:id="50351974">
                      <w:marLeft w:val="0"/>
                      <w:marRight w:val="0"/>
                      <w:marTop w:val="0"/>
                      <w:marBottom w:val="0"/>
                      <w:divBdr>
                        <w:top w:val="none" w:sz="0" w:space="0" w:color="auto"/>
                        <w:left w:val="none" w:sz="0" w:space="0" w:color="auto"/>
                        <w:bottom w:val="none" w:sz="0" w:space="0" w:color="auto"/>
                        <w:right w:val="none" w:sz="0" w:space="0" w:color="auto"/>
                      </w:divBdr>
                    </w:div>
                    <w:div w:id="45942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977033">
          <w:marLeft w:val="0"/>
          <w:marRight w:val="0"/>
          <w:marTop w:val="0"/>
          <w:marBottom w:val="0"/>
          <w:divBdr>
            <w:top w:val="none" w:sz="0" w:space="0" w:color="auto"/>
            <w:left w:val="none" w:sz="0" w:space="0" w:color="auto"/>
            <w:bottom w:val="none" w:sz="0" w:space="0" w:color="auto"/>
            <w:right w:val="none" w:sz="0" w:space="0" w:color="auto"/>
          </w:divBdr>
          <w:divsChild>
            <w:div w:id="1614634403">
              <w:marLeft w:val="0"/>
              <w:marRight w:val="0"/>
              <w:marTop w:val="0"/>
              <w:marBottom w:val="0"/>
              <w:divBdr>
                <w:top w:val="none" w:sz="0" w:space="0" w:color="auto"/>
                <w:left w:val="none" w:sz="0" w:space="0" w:color="auto"/>
                <w:bottom w:val="none" w:sz="0" w:space="0" w:color="auto"/>
                <w:right w:val="none" w:sz="0" w:space="0" w:color="auto"/>
              </w:divBdr>
              <w:divsChild>
                <w:div w:id="359935960">
                  <w:marLeft w:val="0"/>
                  <w:marRight w:val="0"/>
                  <w:marTop w:val="0"/>
                  <w:marBottom w:val="0"/>
                  <w:divBdr>
                    <w:top w:val="none" w:sz="0" w:space="0" w:color="auto"/>
                    <w:left w:val="none" w:sz="0" w:space="0" w:color="auto"/>
                    <w:bottom w:val="none" w:sz="0" w:space="0" w:color="auto"/>
                    <w:right w:val="none" w:sz="0" w:space="0" w:color="auto"/>
                  </w:divBdr>
                </w:div>
                <w:div w:id="1979087">
                  <w:marLeft w:val="0"/>
                  <w:marRight w:val="0"/>
                  <w:marTop w:val="0"/>
                  <w:marBottom w:val="0"/>
                  <w:divBdr>
                    <w:top w:val="none" w:sz="0" w:space="0" w:color="auto"/>
                    <w:left w:val="none" w:sz="0" w:space="0" w:color="auto"/>
                    <w:bottom w:val="none" w:sz="0" w:space="0" w:color="auto"/>
                    <w:right w:val="none" w:sz="0" w:space="0" w:color="auto"/>
                  </w:divBdr>
                </w:div>
                <w:div w:id="862547399">
                  <w:marLeft w:val="0"/>
                  <w:marRight w:val="0"/>
                  <w:marTop w:val="0"/>
                  <w:marBottom w:val="0"/>
                  <w:divBdr>
                    <w:top w:val="none" w:sz="0" w:space="0" w:color="auto"/>
                    <w:left w:val="none" w:sz="0" w:space="0" w:color="auto"/>
                    <w:bottom w:val="none" w:sz="0" w:space="0" w:color="auto"/>
                    <w:right w:val="none" w:sz="0" w:space="0" w:color="auto"/>
                  </w:divBdr>
                </w:div>
                <w:div w:id="420221079">
                  <w:marLeft w:val="0"/>
                  <w:marRight w:val="0"/>
                  <w:marTop w:val="0"/>
                  <w:marBottom w:val="0"/>
                  <w:divBdr>
                    <w:top w:val="none" w:sz="0" w:space="0" w:color="auto"/>
                    <w:left w:val="none" w:sz="0" w:space="0" w:color="auto"/>
                    <w:bottom w:val="none" w:sz="0" w:space="0" w:color="auto"/>
                    <w:right w:val="none" w:sz="0" w:space="0" w:color="auto"/>
                  </w:divBdr>
                </w:div>
                <w:div w:id="209000046">
                  <w:marLeft w:val="0"/>
                  <w:marRight w:val="0"/>
                  <w:marTop w:val="0"/>
                  <w:marBottom w:val="0"/>
                  <w:divBdr>
                    <w:top w:val="none" w:sz="0" w:space="0" w:color="auto"/>
                    <w:left w:val="none" w:sz="0" w:space="0" w:color="auto"/>
                    <w:bottom w:val="none" w:sz="0" w:space="0" w:color="auto"/>
                    <w:right w:val="none" w:sz="0" w:space="0" w:color="auto"/>
                  </w:divBdr>
                </w:div>
                <w:div w:id="2077392504">
                  <w:marLeft w:val="0"/>
                  <w:marRight w:val="0"/>
                  <w:marTop w:val="0"/>
                  <w:marBottom w:val="0"/>
                  <w:divBdr>
                    <w:top w:val="none" w:sz="0" w:space="0" w:color="auto"/>
                    <w:left w:val="none" w:sz="0" w:space="0" w:color="auto"/>
                    <w:bottom w:val="none" w:sz="0" w:space="0" w:color="auto"/>
                    <w:right w:val="none" w:sz="0" w:space="0" w:color="auto"/>
                  </w:divBdr>
                </w:div>
                <w:div w:id="2034452604">
                  <w:marLeft w:val="0"/>
                  <w:marRight w:val="0"/>
                  <w:marTop w:val="0"/>
                  <w:marBottom w:val="0"/>
                  <w:divBdr>
                    <w:top w:val="none" w:sz="0" w:space="0" w:color="auto"/>
                    <w:left w:val="none" w:sz="0" w:space="0" w:color="auto"/>
                    <w:bottom w:val="none" w:sz="0" w:space="0" w:color="auto"/>
                    <w:right w:val="none" w:sz="0" w:space="0" w:color="auto"/>
                  </w:divBdr>
                  <w:divsChild>
                    <w:div w:id="2021733027">
                      <w:marLeft w:val="0"/>
                      <w:marRight w:val="0"/>
                      <w:marTop w:val="0"/>
                      <w:marBottom w:val="0"/>
                      <w:divBdr>
                        <w:top w:val="none" w:sz="0" w:space="0" w:color="auto"/>
                        <w:left w:val="none" w:sz="0" w:space="0" w:color="auto"/>
                        <w:bottom w:val="none" w:sz="0" w:space="0" w:color="auto"/>
                        <w:right w:val="none" w:sz="0" w:space="0" w:color="auto"/>
                      </w:divBdr>
                    </w:div>
                    <w:div w:id="1095857995">
                      <w:marLeft w:val="0"/>
                      <w:marRight w:val="0"/>
                      <w:marTop w:val="0"/>
                      <w:marBottom w:val="0"/>
                      <w:divBdr>
                        <w:top w:val="none" w:sz="0" w:space="0" w:color="auto"/>
                        <w:left w:val="none" w:sz="0" w:space="0" w:color="auto"/>
                        <w:bottom w:val="none" w:sz="0" w:space="0" w:color="auto"/>
                        <w:right w:val="none" w:sz="0" w:space="0" w:color="auto"/>
                      </w:divBdr>
                    </w:div>
                    <w:div w:id="710766304">
                      <w:marLeft w:val="0"/>
                      <w:marRight w:val="0"/>
                      <w:marTop w:val="0"/>
                      <w:marBottom w:val="0"/>
                      <w:divBdr>
                        <w:top w:val="none" w:sz="0" w:space="0" w:color="auto"/>
                        <w:left w:val="none" w:sz="0" w:space="0" w:color="auto"/>
                        <w:bottom w:val="none" w:sz="0" w:space="0" w:color="auto"/>
                        <w:right w:val="none" w:sz="0" w:space="0" w:color="auto"/>
                      </w:divBdr>
                    </w:div>
                    <w:div w:id="789544852">
                      <w:marLeft w:val="0"/>
                      <w:marRight w:val="0"/>
                      <w:marTop w:val="0"/>
                      <w:marBottom w:val="0"/>
                      <w:divBdr>
                        <w:top w:val="none" w:sz="0" w:space="0" w:color="auto"/>
                        <w:left w:val="none" w:sz="0" w:space="0" w:color="auto"/>
                        <w:bottom w:val="none" w:sz="0" w:space="0" w:color="auto"/>
                        <w:right w:val="none" w:sz="0" w:space="0" w:color="auto"/>
                      </w:divBdr>
                    </w:div>
                    <w:div w:id="200547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081481">
          <w:marLeft w:val="0"/>
          <w:marRight w:val="0"/>
          <w:marTop w:val="0"/>
          <w:marBottom w:val="0"/>
          <w:divBdr>
            <w:top w:val="none" w:sz="0" w:space="0" w:color="auto"/>
            <w:left w:val="none" w:sz="0" w:space="0" w:color="auto"/>
            <w:bottom w:val="none" w:sz="0" w:space="0" w:color="auto"/>
            <w:right w:val="none" w:sz="0" w:space="0" w:color="auto"/>
          </w:divBdr>
          <w:divsChild>
            <w:div w:id="965966153">
              <w:marLeft w:val="0"/>
              <w:marRight w:val="0"/>
              <w:marTop w:val="0"/>
              <w:marBottom w:val="0"/>
              <w:divBdr>
                <w:top w:val="none" w:sz="0" w:space="0" w:color="auto"/>
                <w:left w:val="none" w:sz="0" w:space="0" w:color="auto"/>
                <w:bottom w:val="none" w:sz="0" w:space="0" w:color="auto"/>
                <w:right w:val="none" w:sz="0" w:space="0" w:color="auto"/>
              </w:divBdr>
              <w:divsChild>
                <w:div w:id="1081559442">
                  <w:marLeft w:val="0"/>
                  <w:marRight w:val="0"/>
                  <w:marTop w:val="0"/>
                  <w:marBottom w:val="0"/>
                  <w:divBdr>
                    <w:top w:val="none" w:sz="0" w:space="0" w:color="auto"/>
                    <w:left w:val="none" w:sz="0" w:space="0" w:color="auto"/>
                    <w:bottom w:val="none" w:sz="0" w:space="0" w:color="auto"/>
                    <w:right w:val="none" w:sz="0" w:space="0" w:color="auto"/>
                  </w:divBdr>
                </w:div>
                <w:div w:id="30885778">
                  <w:marLeft w:val="0"/>
                  <w:marRight w:val="0"/>
                  <w:marTop w:val="0"/>
                  <w:marBottom w:val="0"/>
                  <w:divBdr>
                    <w:top w:val="none" w:sz="0" w:space="0" w:color="auto"/>
                    <w:left w:val="none" w:sz="0" w:space="0" w:color="auto"/>
                    <w:bottom w:val="none" w:sz="0" w:space="0" w:color="auto"/>
                    <w:right w:val="none" w:sz="0" w:space="0" w:color="auto"/>
                  </w:divBdr>
                </w:div>
                <w:div w:id="1461877381">
                  <w:marLeft w:val="0"/>
                  <w:marRight w:val="0"/>
                  <w:marTop w:val="0"/>
                  <w:marBottom w:val="0"/>
                  <w:divBdr>
                    <w:top w:val="none" w:sz="0" w:space="0" w:color="auto"/>
                    <w:left w:val="none" w:sz="0" w:space="0" w:color="auto"/>
                    <w:bottom w:val="none" w:sz="0" w:space="0" w:color="auto"/>
                    <w:right w:val="none" w:sz="0" w:space="0" w:color="auto"/>
                  </w:divBdr>
                </w:div>
                <w:div w:id="1568301359">
                  <w:marLeft w:val="0"/>
                  <w:marRight w:val="0"/>
                  <w:marTop w:val="0"/>
                  <w:marBottom w:val="0"/>
                  <w:divBdr>
                    <w:top w:val="none" w:sz="0" w:space="0" w:color="auto"/>
                    <w:left w:val="none" w:sz="0" w:space="0" w:color="auto"/>
                    <w:bottom w:val="none" w:sz="0" w:space="0" w:color="auto"/>
                    <w:right w:val="none" w:sz="0" w:space="0" w:color="auto"/>
                  </w:divBdr>
                </w:div>
                <w:div w:id="1710834673">
                  <w:marLeft w:val="0"/>
                  <w:marRight w:val="0"/>
                  <w:marTop w:val="0"/>
                  <w:marBottom w:val="0"/>
                  <w:divBdr>
                    <w:top w:val="none" w:sz="0" w:space="0" w:color="auto"/>
                    <w:left w:val="none" w:sz="0" w:space="0" w:color="auto"/>
                    <w:bottom w:val="none" w:sz="0" w:space="0" w:color="auto"/>
                    <w:right w:val="none" w:sz="0" w:space="0" w:color="auto"/>
                  </w:divBdr>
                </w:div>
                <w:div w:id="398871326">
                  <w:marLeft w:val="0"/>
                  <w:marRight w:val="0"/>
                  <w:marTop w:val="0"/>
                  <w:marBottom w:val="0"/>
                  <w:divBdr>
                    <w:top w:val="none" w:sz="0" w:space="0" w:color="auto"/>
                    <w:left w:val="none" w:sz="0" w:space="0" w:color="auto"/>
                    <w:bottom w:val="none" w:sz="0" w:space="0" w:color="auto"/>
                    <w:right w:val="none" w:sz="0" w:space="0" w:color="auto"/>
                  </w:divBdr>
                </w:div>
                <w:div w:id="1720663819">
                  <w:marLeft w:val="0"/>
                  <w:marRight w:val="0"/>
                  <w:marTop w:val="0"/>
                  <w:marBottom w:val="0"/>
                  <w:divBdr>
                    <w:top w:val="none" w:sz="0" w:space="0" w:color="auto"/>
                    <w:left w:val="none" w:sz="0" w:space="0" w:color="auto"/>
                    <w:bottom w:val="none" w:sz="0" w:space="0" w:color="auto"/>
                    <w:right w:val="none" w:sz="0" w:space="0" w:color="auto"/>
                  </w:divBdr>
                </w:div>
                <w:div w:id="327172357">
                  <w:marLeft w:val="0"/>
                  <w:marRight w:val="0"/>
                  <w:marTop w:val="0"/>
                  <w:marBottom w:val="0"/>
                  <w:divBdr>
                    <w:top w:val="none" w:sz="0" w:space="0" w:color="auto"/>
                    <w:left w:val="none" w:sz="0" w:space="0" w:color="auto"/>
                    <w:bottom w:val="none" w:sz="0" w:space="0" w:color="auto"/>
                    <w:right w:val="none" w:sz="0" w:space="0" w:color="auto"/>
                  </w:divBdr>
                </w:div>
                <w:div w:id="2051569848">
                  <w:marLeft w:val="0"/>
                  <w:marRight w:val="0"/>
                  <w:marTop w:val="0"/>
                  <w:marBottom w:val="0"/>
                  <w:divBdr>
                    <w:top w:val="none" w:sz="0" w:space="0" w:color="auto"/>
                    <w:left w:val="none" w:sz="0" w:space="0" w:color="auto"/>
                    <w:bottom w:val="none" w:sz="0" w:space="0" w:color="auto"/>
                    <w:right w:val="none" w:sz="0" w:space="0" w:color="auto"/>
                  </w:divBdr>
                </w:div>
                <w:div w:id="1574974321">
                  <w:marLeft w:val="0"/>
                  <w:marRight w:val="0"/>
                  <w:marTop w:val="0"/>
                  <w:marBottom w:val="0"/>
                  <w:divBdr>
                    <w:top w:val="none" w:sz="0" w:space="0" w:color="auto"/>
                    <w:left w:val="none" w:sz="0" w:space="0" w:color="auto"/>
                    <w:bottom w:val="none" w:sz="0" w:space="0" w:color="auto"/>
                    <w:right w:val="none" w:sz="0" w:space="0" w:color="auto"/>
                  </w:divBdr>
                </w:div>
                <w:div w:id="407701670">
                  <w:marLeft w:val="0"/>
                  <w:marRight w:val="0"/>
                  <w:marTop w:val="0"/>
                  <w:marBottom w:val="0"/>
                  <w:divBdr>
                    <w:top w:val="none" w:sz="0" w:space="0" w:color="auto"/>
                    <w:left w:val="none" w:sz="0" w:space="0" w:color="auto"/>
                    <w:bottom w:val="none" w:sz="0" w:space="0" w:color="auto"/>
                    <w:right w:val="none" w:sz="0" w:space="0" w:color="auto"/>
                  </w:divBdr>
                </w:div>
                <w:div w:id="1677030895">
                  <w:marLeft w:val="0"/>
                  <w:marRight w:val="0"/>
                  <w:marTop w:val="0"/>
                  <w:marBottom w:val="0"/>
                  <w:divBdr>
                    <w:top w:val="none" w:sz="0" w:space="0" w:color="auto"/>
                    <w:left w:val="none" w:sz="0" w:space="0" w:color="auto"/>
                    <w:bottom w:val="none" w:sz="0" w:space="0" w:color="auto"/>
                    <w:right w:val="none" w:sz="0" w:space="0" w:color="auto"/>
                  </w:divBdr>
                </w:div>
                <w:div w:id="268239961">
                  <w:marLeft w:val="0"/>
                  <w:marRight w:val="0"/>
                  <w:marTop w:val="0"/>
                  <w:marBottom w:val="0"/>
                  <w:divBdr>
                    <w:top w:val="none" w:sz="0" w:space="0" w:color="auto"/>
                    <w:left w:val="none" w:sz="0" w:space="0" w:color="auto"/>
                    <w:bottom w:val="none" w:sz="0" w:space="0" w:color="auto"/>
                    <w:right w:val="none" w:sz="0" w:space="0" w:color="auto"/>
                  </w:divBdr>
                </w:div>
                <w:div w:id="1674262880">
                  <w:marLeft w:val="0"/>
                  <w:marRight w:val="0"/>
                  <w:marTop w:val="0"/>
                  <w:marBottom w:val="0"/>
                  <w:divBdr>
                    <w:top w:val="none" w:sz="0" w:space="0" w:color="auto"/>
                    <w:left w:val="none" w:sz="0" w:space="0" w:color="auto"/>
                    <w:bottom w:val="none" w:sz="0" w:space="0" w:color="auto"/>
                    <w:right w:val="none" w:sz="0" w:space="0" w:color="auto"/>
                  </w:divBdr>
                </w:div>
                <w:div w:id="878542555">
                  <w:marLeft w:val="0"/>
                  <w:marRight w:val="0"/>
                  <w:marTop w:val="0"/>
                  <w:marBottom w:val="0"/>
                  <w:divBdr>
                    <w:top w:val="none" w:sz="0" w:space="0" w:color="auto"/>
                    <w:left w:val="none" w:sz="0" w:space="0" w:color="auto"/>
                    <w:bottom w:val="none" w:sz="0" w:space="0" w:color="auto"/>
                    <w:right w:val="none" w:sz="0" w:space="0" w:color="auto"/>
                  </w:divBdr>
                </w:div>
                <w:div w:id="913971614">
                  <w:marLeft w:val="0"/>
                  <w:marRight w:val="0"/>
                  <w:marTop w:val="0"/>
                  <w:marBottom w:val="0"/>
                  <w:divBdr>
                    <w:top w:val="none" w:sz="0" w:space="0" w:color="auto"/>
                    <w:left w:val="none" w:sz="0" w:space="0" w:color="auto"/>
                    <w:bottom w:val="none" w:sz="0" w:space="0" w:color="auto"/>
                    <w:right w:val="none" w:sz="0" w:space="0" w:color="auto"/>
                  </w:divBdr>
                </w:div>
                <w:div w:id="1511261773">
                  <w:marLeft w:val="0"/>
                  <w:marRight w:val="0"/>
                  <w:marTop w:val="0"/>
                  <w:marBottom w:val="0"/>
                  <w:divBdr>
                    <w:top w:val="none" w:sz="0" w:space="0" w:color="auto"/>
                    <w:left w:val="none" w:sz="0" w:space="0" w:color="auto"/>
                    <w:bottom w:val="none" w:sz="0" w:space="0" w:color="auto"/>
                    <w:right w:val="none" w:sz="0" w:space="0" w:color="auto"/>
                  </w:divBdr>
                </w:div>
                <w:div w:id="854271968">
                  <w:marLeft w:val="0"/>
                  <w:marRight w:val="0"/>
                  <w:marTop w:val="0"/>
                  <w:marBottom w:val="0"/>
                  <w:divBdr>
                    <w:top w:val="none" w:sz="0" w:space="0" w:color="auto"/>
                    <w:left w:val="none" w:sz="0" w:space="0" w:color="auto"/>
                    <w:bottom w:val="none" w:sz="0" w:space="0" w:color="auto"/>
                    <w:right w:val="none" w:sz="0" w:space="0" w:color="auto"/>
                  </w:divBdr>
                </w:div>
                <w:div w:id="1459256425">
                  <w:marLeft w:val="0"/>
                  <w:marRight w:val="0"/>
                  <w:marTop w:val="0"/>
                  <w:marBottom w:val="0"/>
                  <w:divBdr>
                    <w:top w:val="none" w:sz="0" w:space="0" w:color="auto"/>
                    <w:left w:val="none" w:sz="0" w:space="0" w:color="auto"/>
                    <w:bottom w:val="none" w:sz="0" w:space="0" w:color="auto"/>
                    <w:right w:val="none" w:sz="0" w:space="0" w:color="auto"/>
                  </w:divBdr>
                </w:div>
                <w:div w:id="1807971145">
                  <w:marLeft w:val="0"/>
                  <w:marRight w:val="0"/>
                  <w:marTop w:val="0"/>
                  <w:marBottom w:val="0"/>
                  <w:divBdr>
                    <w:top w:val="none" w:sz="0" w:space="0" w:color="auto"/>
                    <w:left w:val="none" w:sz="0" w:space="0" w:color="auto"/>
                    <w:bottom w:val="none" w:sz="0" w:space="0" w:color="auto"/>
                    <w:right w:val="none" w:sz="0" w:space="0" w:color="auto"/>
                  </w:divBdr>
                </w:div>
                <w:div w:id="1696006509">
                  <w:marLeft w:val="0"/>
                  <w:marRight w:val="0"/>
                  <w:marTop w:val="0"/>
                  <w:marBottom w:val="0"/>
                  <w:divBdr>
                    <w:top w:val="none" w:sz="0" w:space="0" w:color="auto"/>
                    <w:left w:val="none" w:sz="0" w:space="0" w:color="auto"/>
                    <w:bottom w:val="none" w:sz="0" w:space="0" w:color="auto"/>
                    <w:right w:val="none" w:sz="0" w:space="0" w:color="auto"/>
                  </w:divBdr>
                </w:div>
                <w:div w:id="726802185">
                  <w:marLeft w:val="0"/>
                  <w:marRight w:val="0"/>
                  <w:marTop w:val="0"/>
                  <w:marBottom w:val="0"/>
                  <w:divBdr>
                    <w:top w:val="none" w:sz="0" w:space="0" w:color="auto"/>
                    <w:left w:val="none" w:sz="0" w:space="0" w:color="auto"/>
                    <w:bottom w:val="none" w:sz="0" w:space="0" w:color="auto"/>
                    <w:right w:val="none" w:sz="0" w:space="0" w:color="auto"/>
                  </w:divBdr>
                  <w:divsChild>
                    <w:div w:id="758334848">
                      <w:marLeft w:val="0"/>
                      <w:marRight w:val="0"/>
                      <w:marTop w:val="0"/>
                      <w:marBottom w:val="0"/>
                      <w:divBdr>
                        <w:top w:val="none" w:sz="0" w:space="0" w:color="auto"/>
                        <w:left w:val="none" w:sz="0" w:space="0" w:color="auto"/>
                        <w:bottom w:val="none" w:sz="0" w:space="0" w:color="auto"/>
                        <w:right w:val="none" w:sz="0" w:space="0" w:color="auto"/>
                      </w:divBdr>
                    </w:div>
                    <w:div w:id="1557666209">
                      <w:marLeft w:val="0"/>
                      <w:marRight w:val="0"/>
                      <w:marTop w:val="0"/>
                      <w:marBottom w:val="0"/>
                      <w:divBdr>
                        <w:top w:val="none" w:sz="0" w:space="0" w:color="auto"/>
                        <w:left w:val="none" w:sz="0" w:space="0" w:color="auto"/>
                        <w:bottom w:val="none" w:sz="0" w:space="0" w:color="auto"/>
                        <w:right w:val="none" w:sz="0" w:space="0" w:color="auto"/>
                      </w:divBdr>
                    </w:div>
                    <w:div w:id="1220246347">
                      <w:marLeft w:val="0"/>
                      <w:marRight w:val="0"/>
                      <w:marTop w:val="0"/>
                      <w:marBottom w:val="0"/>
                      <w:divBdr>
                        <w:top w:val="none" w:sz="0" w:space="0" w:color="auto"/>
                        <w:left w:val="none" w:sz="0" w:space="0" w:color="auto"/>
                        <w:bottom w:val="none" w:sz="0" w:space="0" w:color="auto"/>
                        <w:right w:val="none" w:sz="0" w:space="0" w:color="auto"/>
                      </w:divBdr>
                    </w:div>
                    <w:div w:id="678432354">
                      <w:marLeft w:val="0"/>
                      <w:marRight w:val="0"/>
                      <w:marTop w:val="0"/>
                      <w:marBottom w:val="0"/>
                      <w:divBdr>
                        <w:top w:val="none" w:sz="0" w:space="0" w:color="auto"/>
                        <w:left w:val="none" w:sz="0" w:space="0" w:color="auto"/>
                        <w:bottom w:val="none" w:sz="0" w:space="0" w:color="auto"/>
                        <w:right w:val="none" w:sz="0" w:space="0" w:color="auto"/>
                      </w:divBdr>
                    </w:div>
                    <w:div w:id="1435050239">
                      <w:marLeft w:val="0"/>
                      <w:marRight w:val="0"/>
                      <w:marTop w:val="0"/>
                      <w:marBottom w:val="0"/>
                      <w:divBdr>
                        <w:top w:val="none" w:sz="0" w:space="0" w:color="auto"/>
                        <w:left w:val="none" w:sz="0" w:space="0" w:color="auto"/>
                        <w:bottom w:val="none" w:sz="0" w:space="0" w:color="auto"/>
                        <w:right w:val="none" w:sz="0" w:space="0" w:color="auto"/>
                      </w:divBdr>
                    </w:div>
                    <w:div w:id="1654986866">
                      <w:marLeft w:val="0"/>
                      <w:marRight w:val="0"/>
                      <w:marTop w:val="0"/>
                      <w:marBottom w:val="0"/>
                      <w:divBdr>
                        <w:top w:val="none" w:sz="0" w:space="0" w:color="auto"/>
                        <w:left w:val="none" w:sz="0" w:space="0" w:color="auto"/>
                        <w:bottom w:val="none" w:sz="0" w:space="0" w:color="auto"/>
                        <w:right w:val="none" w:sz="0" w:space="0" w:color="auto"/>
                      </w:divBdr>
                    </w:div>
                    <w:div w:id="1386297515">
                      <w:marLeft w:val="0"/>
                      <w:marRight w:val="0"/>
                      <w:marTop w:val="0"/>
                      <w:marBottom w:val="0"/>
                      <w:divBdr>
                        <w:top w:val="none" w:sz="0" w:space="0" w:color="auto"/>
                        <w:left w:val="none" w:sz="0" w:space="0" w:color="auto"/>
                        <w:bottom w:val="none" w:sz="0" w:space="0" w:color="auto"/>
                        <w:right w:val="none" w:sz="0" w:space="0" w:color="auto"/>
                      </w:divBdr>
                    </w:div>
                    <w:div w:id="483393806">
                      <w:marLeft w:val="0"/>
                      <w:marRight w:val="0"/>
                      <w:marTop w:val="0"/>
                      <w:marBottom w:val="0"/>
                      <w:divBdr>
                        <w:top w:val="none" w:sz="0" w:space="0" w:color="auto"/>
                        <w:left w:val="none" w:sz="0" w:space="0" w:color="auto"/>
                        <w:bottom w:val="none" w:sz="0" w:space="0" w:color="auto"/>
                        <w:right w:val="none" w:sz="0" w:space="0" w:color="auto"/>
                      </w:divBdr>
                    </w:div>
                    <w:div w:id="18287168">
                      <w:marLeft w:val="0"/>
                      <w:marRight w:val="0"/>
                      <w:marTop w:val="0"/>
                      <w:marBottom w:val="0"/>
                      <w:divBdr>
                        <w:top w:val="none" w:sz="0" w:space="0" w:color="auto"/>
                        <w:left w:val="none" w:sz="0" w:space="0" w:color="auto"/>
                        <w:bottom w:val="none" w:sz="0" w:space="0" w:color="auto"/>
                        <w:right w:val="none" w:sz="0" w:space="0" w:color="auto"/>
                      </w:divBdr>
                    </w:div>
                    <w:div w:id="1217354764">
                      <w:marLeft w:val="0"/>
                      <w:marRight w:val="0"/>
                      <w:marTop w:val="0"/>
                      <w:marBottom w:val="0"/>
                      <w:divBdr>
                        <w:top w:val="none" w:sz="0" w:space="0" w:color="auto"/>
                        <w:left w:val="none" w:sz="0" w:space="0" w:color="auto"/>
                        <w:bottom w:val="none" w:sz="0" w:space="0" w:color="auto"/>
                        <w:right w:val="none" w:sz="0" w:space="0" w:color="auto"/>
                      </w:divBdr>
                    </w:div>
                    <w:div w:id="1473861461">
                      <w:marLeft w:val="0"/>
                      <w:marRight w:val="0"/>
                      <w:marTop w:val="0"/>
                      <w:marBottom w:val="0"/>
                      <w:divBdr>
                        <w:top w:val="none" w:sz="0" w:space="0" w:color="auto"/>
                        <w:left w:val="none" w:sz="0" w:space="0" w:color="auto"/>
                        <w:bottom w:val="none" w:sz="0" w:space="0" w:color="auto"/>
                        <w:right w:val="none" w:sz="0" w:space="0" w:color="auto"/>
                      </w:divBdr>
                    </w:div>
                    <w:div w:id="1913469459">
                      <w:marLeft w:val="0"/>
                      <w:marRight w:val="0"/>
                      <w:marTop w:val="0"/>
                      <w:marBottom w:val="0"/>
                      <w:divBdr>
                        <w:top w:val="none" w:sz="0" w:space="0" w:color="auto"/>
                        <w:left w:val="none" w:sz="0" w:space="0" w:color="auto"/>
                        <w:bottom w:val="none" w:sz="0" w:space="0" w:color="auto"/>
                        <w:right w:val="none" w:sz="0" w:space="0" w:color="auto"/>
                      </w:divBdr>
                    </w:div>
                    <w:div w:id="166749505">
                      <w:marLeft w:val="0"/>
                      <w:marRight w:val="0"/>
                      <w:marTop w:val="0"/>
                      <w:marBottom w:val="0"/>
                      <w:divBdr>
                        <w:top w:val="none" w:sz="0" w:space="0" w:color="auto"/>
                        <w:left w:val="none" w:sz="0" w:space="0" w:color="auto"/>
                        <w:bottom w:val="none" w:sz="0" w:space="0" w:color="auto"/>
                        <w:right w:val="none" w:sz="0" w:space="0" w:color="auto"/>
                      </w:divBdr>
                    </w:div>
                    <w:div w:id="301813358">
                      <w:marLeft w:val="0"/>
                      <w:marRight w:val="0"/>
                      <w:marTop w:val="0"/>
                      <w:marBottom w:val="0"/>
                      <w:divBdr>
                        <w:top w:val="none" w:sz="0" w:space="0" w:color="auto"/>
                        <w:left w:val="none" w:sz="0" w:space="0" w:color="auto"/>
                        <w:bottom w:val="none" w:sz="0" w:space="0" w:color="auto"/>
                        <w:right w:val="none" w:sz="0" w:space="0" w:color="auto"/>
                      </w:divBdr>
                    </w:div>
                    <w:div w:id="1658994398">
                      <w:marLeft w:val="0"/>
                      <w:marRight w:val="0"/>
                      <w:marTop w:val="0"/>
                      <w:marBottom w:val="0"/>
                      <w:divBdr>
                        <w:top w:val="none" w:sz="0" w:space="0" w:color="auto"/>
                        <w:left w:val="none" w:sz="0" w:space="0" w:color="auto"/>
                        <w:bottom w:val="none" w:sz="0" w:space="0" w:color="auto"/>
                        <w:right w:val="none" w:sz="0" w:space="0" w:color="auto"/>
                      </w:divBdr>
                    </w:div>
                    <w:div w:id="1964843489">
                      <w:marLeft w:val="0"/>
                      <w:marRight w:val="0"/>
                      <w:marTop w:val="0"/>
                      <w:marBottom w:val="0"/>
                      <w:divBdr>
                        <w:top w:val="none" w:sz="0" w:space="0" w:color="auto"/>
                        <w:left w:val="none" w:sz="0" w:space="0" w:color="auto"/>
                        <w:bottom w:val="none" w:sz="0" w:space="0" w:color="auto"/>
                        <w:right w:val="none" w:sz="0" w:space="0" w:color="auto"/>
                      </w:divBdr>
                    </w:div>
                    <w:div w:id="1208369923">
                      <w:marLeft w:val="0"/>
                      <w:marRight w:val="0"/>
                      <w:marTop w:val="0"/>
                      <w:marBottom w:val="0"/>
                      <w:divBdr>
                        <w:top w:val="none" w:sz="0" w:space="0" w:color="auto"/>
                        <w:left w:val="none" w:sz="0" w:space="0" w:color="auto"/>
                        <w:bottom w:val="none" w:sz="0" w:space="0" w:color="auto"/>
                        <w:right w:val="none" w:sz="0" w:space="0" w:color="auto"/>
                      </w:divBdr>
                    </w:div>
                    <w:div w:id="1845826748">
                      <w:marLeft w:val="0"/>
                      <w:marRight w:val="0"/>
                      <w:marTop w:val="0"/>
                      <w:marBottom w:val="0"/>
                      <w:divBdr>
                        <w:top w:val="none" w:sz="0" w:space="0" w:color="auto"/>
                        <w:left w:val="none" w:sz="0" w:space="0" w:color="auto"/>
                        <w:bottom w:val="none" w:sz="0" w:space="0" w:color="auto"/>
                        <w:right w:val="none" w:sz="0" w:space="0" w:color="auto"/>
                      </w:divBdr>
                    </w:div>
                    <w:div w:id="2094623999">
                      <w:marLeft w:val="0"/>
                      <w:marRight w:val="0"/>
                      <w:marTop w:val="0"/>
                      <w:marBottom w:val="0"/>
                      <w:divBdr>
                        <w:top w:val="none" w:sz="0" w:space="0" w:color="auto"/>
                        <w:left w:val="none" w:sz="0" w:space="0" w:color="auto"/>
                        <w:bottom w:val="none" w:sz="0" w:space="0" w:color="auto"/>
                        <w:right w:val="none" w:sz="0" w:space="0" w:color="auto"/>
                      </w:divBdr>
                    </w:div>
                    <w:div w:id="60157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406942">
          <w:marLeft w:val="0"/>
          <w:marRight w:val="0"/>
          <w:marTop w:val="0"/>
          <w:marBottom w:val="0"/>
          <w:divBdr>
            <w:top w:val="none" w:sz="0" w:space="0" w:color="auto"/>
            <w:left w:val="none" w:sz="0" w:space="0" w:color="auto"/>
            <w:bottom w:val="none" w:sz="0" w:space="0" w:color="auto"/>
            <w:right w:val="none" w:sz="0" w:space="0" w:color="auto"/>
          </w:divBdr>
          <w:divsChild>
            <w:div w:id="2063359704">
              <w:marLeft w:val="0"/>
              <w:marRight w:val="0"/>
              <w:marTop w:val="0"/>
              <w:marBottom w:val="0"/>
              <w:divBdr>
                <w:top w:val="none" w:sz="0" w:space="0" w:color="auto"/>
                <w:left w:val="none" w:sz="0" w:space="0" w:color="auto"/>
                <w:bottom w:val="none" w:sz="0" w:space="0" w:color="auto"/>
                <w:right w:val="none" w:sz="0" w:space="0" w:color="auto"/>
              </w:divBdr>
              <w:divsChild>
                <w:div w:id="677394076">
                  <w:marLeft w:val="0"/>
                  <w:marRight w:val="0"/>
                  <w:marTop w:val="0"/>
                  <w:marBottom w:val="0"/>
                  <w:divBdr>
                    <w:top w:val="none" w:sz="0" w:space="0" w:color="auto"/>
                    <w:left w:val="none" w:sz="0" w:space="0" w:color="auto"/>
                    <w:bottom w:val="none" w:sz="0" w:space="0" w:color="auto"/>
                    <w:right w:val="none" w:sz="0" w:space="0" w:color="auto"/>
                  </w:divBdr>
                </w:div>
                <w:div w:id="566113397">
                  <w:marLeft w:val="0"/>
                  <w:marRight w:val="0"/>
                  <w:marTop w:val="0"/>
                  <w:marBottom w:val="0"/>
                  <w:divBdr>
                    <w:top w:val="none" w:sz="0" w:space="0" w:color="auto"/>
                    <w:left w:val="none" w:sz="0" w:space="0" w:color="auto"/>
                    <w:bottom w:val="none" w:sz="0" w:space="0" w:color="auto"/>
                    <w:right w:val="none" w:sz="0" w:space="0" w:color="auto"/>
                  </w:divBdr>
                </w:div>
                <w:div w:id="80177139">
                  <w:marLeft w:val="0"/>
                  <w:marRight w:val="0"/>
                  <w:marTop w:val="0"/>
                  <w:marBottom w:val="0"/>
                  <w:divBdr>
                    <w:top w:val="none" w:sz="0" w:space="0" w:color="auto"/>
                    <w:left w:val="none" w:sz="0" w:space="0" w:color="auto"/>
                    <w:bottom w:val="none" w:sz="0" w:space="0" w:color="auto"/>
                    <w:right w:val="none" w:sz="0" w:space="0" w:color="auto"/>
                  </w:divBdr>
                </w:div>
                <w:div w:id="138226730">
                  <w:marLeft w:val="0"/>
                  <w:marRight w:val="0"/>
                  <w:marTop w:val="0"/>
                  <w:marBottom w:val="0"/>
                  <w:divBdr>
                    <w:top w:val="none" w:sz="0" w:space="0" w:color="auto"/>
                    <w:left w:val="none" w:sz="0" w:space="0" w:color="auto"/>
                    <w:bottom w:val="none" w:sz="0" w:space="0" w:color="auto"/>
                    <w:right w:val="none" w:sz="0" w:space="0" w:color="auto"/>
                  </w:divBdr>
                </w:div>
                <w:div w:id="1293901779">
                  <w:marLeft w:val="0"/>
                  <w:marRight w:val="0"/>
                  <w:marTop w:val="0"/>
                  <w:marBottom w:val="0"/>
                  <w:divBdr>
                    <w:top w:val="none" w:sz="0" w:space="0" w:color="auto"/>
                    <w:left w:val="none" w:sz="0" w:space="0" w:color="auto"/>
                    <w:bottom w:val="none" w:sz="0" w:space="0" w:color="auto"/>
                    <w:right w:val="none" w:sz="0" w:space="0" w:color="auto"/>
                  </w:divBdr>
                </w:div>
                <w:div w:id="1213886395">
                  <w:marLeft w:val="0"/>
                  <w:marRight w:val="0"/>
                  <w:marTop w:val="0"/>
                  <w:marBottom w:val="0"/>
                  <w:divBdr>
                    <w:top w:val="none" w:sz="0" w:space="0" w:color="auto"/>
                    <w:left w:val="none" w:sz="0" w:space="0" w:color="auto"/>
                    <w:bottom w:val="none" w:sz="0" w:space="0" w:color="auto"/>
                    <w:right w:val="none" w:sz="0" w:space="0" w:color="auto"/>
                  </w:divBdr>
                </w:div>
                <w:div w:id="1888563574">
                  <w:marLeft w:val="0"/>
                  <w:marRight w:val="0"/>
                  <w:marTop w:val="0"/>
                  <w:marBottom w:val="0"/>
                  <w:divBdr>
                    <w:top w:val="none" w:sz="0" w:space="0" w:color="auto"/>
                    <w:left w:val="none" w:sz="0" w:space="0" w:color="auto"/>
                    <w:bottom w:val="none" w:sz="0" w:space="0" w:color="auto"/>
                    <w:right w:val="none" w:sz="0" w:space="0" w:color="auto"/>
                  </w:divBdr>
                </w:div>
                <w:div w:id="395276562">
                  <w:marLeft w:val="0"/>
                  <w:marRight w:val="0"/>
                  <w:marTop w:val="0"/>
                  <w:marBottom w:val="0"/>
                  <w:divBdr>
                    <w:top w:val="none" w:sz="0" w:space="0" w:color="auto"/>
                    <w:left w:val="none" w:sz="0" w:space="0" w:color="auto"/>
                    <w:bottom w:val="none" w:sz="0" w:space="0" w:color="auto"/>
                    <w:right w:val="none" w:sz="0" w:space="0" w:color="auto"/>
                  </w:divBdr>
                </w:div>
                <w:div w:id="1816801661">
                  <w:marLeft w:val="0"/>
                  <w:marRight w:val="0"/>
                  <w:marTop w:val="0"/>
                  <w:marBottom w:val="0"/>
                  <w:divBdr>
                    <w:top w:val="none" w:sz="0" w:space="0" w:color="auto"/>
                    <w:left w:val="none" w:sz="0" w:space="0" w:color="auto"/>
                    <w:bottom w:val="none" w:sz="0" w:space="0" w:color="auto"/>
                    <w:right w:val="none" w:sz="0" w:space="0" w:color="auto"/>
                  </w:divBdr>
                </w:div>
                <w:div w:id="813133876">
                  <w:marLeft w:val="0"/>
                  <w:marRight w:val="0"/>
                  <w:marTop w:val="0"/>
                  <w:marBottom w:val="0"/>
                  <w:divBdr>
                    <w:top w:val="none" w:sz="0" w:space="0" w:color="auto"/>
                    <w:left w:val="none" w:sz="0" w:space="0" w:color="auto"/>
                    <w:bottom w:val="none" w:sz="0" w:space="0" w:color="auto"/>
                    <w:right w:val="none" w:sz="0" w:space="0" w:color="auto"/>
                  </w:divBdr>
                </w:div>
                <w:div w:id="566380848">
                  <w:marLeft w:val="0"/>
                  <w:marRight w:val="0"/>
                  <w:marTop w:val="0"/>
                  <w:marBottom w:val="0"/>
                  <w:divBdr>
                    <w:top w:val="none" w:sz="0" w:space="0" w:color="auto"/>
                    <w:left w:val="none" w:sz="0" w:space="0" w:color="auto"/>
                    <w:bottom w:val="none" w:sz="0" w:space="0" w:color="auto"/>
                    <w:right w:val="none" w:sz="0" w:space="0" w:color="auto"/>
                  </w:divBdr>
                </w:div>
                <w:div w:id="1918900192">
                  <w:marLeft w:val="0"/>
                  <w:marRight w:val="0"/>
                  <w:marTop w:val="0"/>
                  <w:marBottom w:val="0"/>
                  <w:divBdr>
                    <w:top w:val="none" w:sz="0" w:space="0" w:color="auto"/>
                    <w:left w:val="none" w:sz="0" w:space="0" w:color="auto"/>
                    <w:bottom w:val="none" w:sz="0" w:space="0" w:color="auto"/>
                    <w:right w:val="none" w:sz="0" w:space="0" w:color="auto"/>
                  </w:divBdr>
                  <w:divsChild>
                    <w:div w:id="1430085081">
                      <w:marLeft w:val="0"/>
                      <w:marRight w:val="0"/>
                      <w:marTop w:val="0"/>
                      <w:marBottom w:val="0"/>
                      <w:divBdr>
                        <w:top w:val="none" w:sz="0" w:space="0" w:color="auto"/>
                        <w:left w:val="none" w:sz="0" w:space="0" w:color="auto"/>
                        <w:bottom w:val="none" w:sz="0" w:space="0" w:color="auto"/>
                        <w:right w:val="none" w:sz="0" w:space="0" w:color="auto"/>
                      </w:divBdr>
                    </w:div>
                    <w:div w:id="1765569095">
                      <w:marLeft w:val="0"/>
                      <w:marRight w:val="0"/>
                      <w:marTop w:val="0"/>
                      <w:marBottom w:val="0"/>
                      <w:divBdr>
                        <w:top w:val="none" w:sz="0" w:space="0" w:color="auto"/>
                        <w:left w:val="none" w:sz="0" w:space="0" w:color="auto"/>
                        <w:bottom w:val="none" w:sz="0" w:space="0" w:color="auto"/>
                        <w:right w:val="none" w:sz="0" w:space="0" w:color="auto"/>
                      </w:divBdr>
                    </w:div>
                    <w:div w:id="1193226094">
                      <w:marLeft w:val="0"/>
                      <w:marRight w:val="0"/>
                      <w:marTop w:val="0"/>
                      <w:marBottom w:val="0"/>
                      <w:divBdr>
                        <w:top w:val="none" w:sz="0" w:space="0" w:color="auto"/>
                        <w:left w:val="none" w:sz="0" w:space="0" w:color="auto"/>
                        <w:bottom w:val="none" w:sz="0" w:space="0" w:color="auto"/>
                        <w:right w:val="none" w:sz="0" w:space="0" w:color="auto"/>
                      </w:divBdr>
                    </w:div>
                    <w:div w:id="334037496">
                      <w:marLeft w:val="0"/>
                      <w:marRight w:val="0"/>
                      <w:marTop w:val="0"/>
                      <w:marBottom w:val="0"/>
                      <w:divBdr>
                        <w:top w:val="none" w:sz="0" w:space="0" w:color="auto"/>
                        <w:left w:val="none" w:sz="0" w:space="0" w:color="auto"/>
                        <w:bottom w:val="none" w:sz="0" w:space="0" w:color="auto"/>
                        <w:right w:val="none" w:sz="0" w:space="0" w:color="auto"/>
                      </w:divBdr>
                    </w:div>
                    <w:div w:id="226771750">
                      <w:marLeft w:val="0"/>
                      <w:marRight w:val="0"/>
                      <w:marTop w:val="0"/>
                      <w:marBottom w:val="0"/>
                      <w:divBdr>
                        <w:top w:val="none" w:sz="0" w:space="0" w:color="auto"/>
                        <w:left w:val="none" w:sz="0" w:space="0" w:color="auto"/>
                        <w:bottom w:val="none" w:sz="0" w:space="0" w:color="auto"/>
                        <w:right w:val="none" w:sz="0" w:space="0" w:color="auto"/>
                      </w:divBdr>
                    </w:div>
                    <w:div w:id="413597792">
                      <w:marLeft w:val="0"/>
                      <w:marRight w:val="0"/>
                      <w:marTop w:val="0"/>
                      <w:marBottom w:val="0"/>
                      <w:divBdr>
                        <w:top w:val="none" w:sz="0" w:space="0" w:color="auto"/>
                        <w:left w:val="none" w:sz="0" w:space="0" w:color="auto"/>
                        <w:bottom w:val="none" w:sz="0" w:space="0" w:color="auto"/>
                        <w:right w:val="none" w:sz="0" w:space="0" w:color="auto"/>
                      </w:divBdr>
                    </w:div>
                    <w:div w:id="1648167542">
                      <w:marLeft w:val="0"/>
                      <w:marRight w:val="0"/>
                      <w:marTop w:val="0"/>
                      <w:marBottom w:val="0"/>
                      <w:divBdr>
                        <w:top w:val="none" w:sz="0" w:space="0" w:color="auto"/>
                        <w:left w:val="none" w:sz="0" w:space="0" w:color="auto"/>
                        <w:bottom w:val="none" w:sz="0" w:space="0" w:color="auto"/>
                        <w:right w:val="none" w:sz="0" w:space="0" w:color="auto"/>
                      </w:divBdr>
                    </w:div>
                    <w:div w:id="1329095121">
                      <w:marLeft w:val="0"/>
                      <w:marRight w:val="0"/>
                      <w:marTop w:val="0"/>
                      <w:marBottom w:val="0"/>
                      <w:divBdr>
                        <w:top w:val="none" w:sz="0" w:space="0" w:color="auto"/>
                        <w:left w:val="none" w:sz="0" w:space="0" w:color="auto"/>
                        <w:bottom w:val="none" w:sz="0" w:space="0" w:color="auto"/>
                        <w:right w:val="none" w:sz="0" w:space="0" w:color="auto"/>
                      </w:divBdr>
                    </w:div>
                    <w:div w:id="779421621">
                      <w:marLeft w:val="0"/>
                      <w:marRight w:val="0"/>
                      <w:marTop w:val="0"/>
                      <w:marBottom w:val="0"/>
                      <w:divBdr>
                        <w:top w:val="none" w:sz="0" w:space="0" w:color="auto"/>
                        <w:left w:val="none" w:sz="0" w:space="0" w:color="auto"/>
                        <w:bottom w:val="none" w:sz="0" w:space="0" w:color="auto"/>
                        <w:right w:val="none" w:sz="0" w:space="0" w:color="auto"/>
                      </w:divBdr>
                    </w:div>
                    <w:div w:id="73336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872475">
          <w:marLeft w:val="0"/>
          <w:marRight w:val="0"/>
          <w:marTop w:val="0"/>
          <w:marBottom w:val="0"/>
          <w:divBdr>
            <w:top w:val="none" w:sz="0" w:space="0" w:color="auto"/>
            <w:left w:val="none" w:sz="0" w:space="0" w:color="auto"/>
            <w:bottom w:val="none" w:sz="0" w:space="0" w:color="auto"/>
            <w:right w:val="none" w:sz="0" w:space="0" w:color="auto"/>
          </w:divBdr>
          <w:divsChild>
            <w:div w:id="969939919">
              <w:marLeft w:val="0"/>
              <w:marRight w:val="0"/>
              <w:marTop w:val="0"/>
              <w:marBottom w:val="0"/>
              <w:divBdr>
                <w:top w:val="none" w:sz="0" w:space="0" w:color="auto"/>
                <w:left w:val="none" w:sz="0" w:space="0" w:color="auto"/>
                <w:bottom w:val="none" w:sz="0" w:space="0" w:color="auto"/>
                <w:right w:val="none" w:sz="0" w:space="0" w:color="auto"/>
              </w:divBdr>
              <w:divsChild>
                <w:div w:id="1471433787">
                  <w:marLeft w:val="0"/>
                  <w:marRight w:val="0"/>
                  <w:marTop w:val="0"/>
                  <w:marBottom w:val="0"/>
                  <w:divBdr>
                    <w:top w:val="none" w:sz="0" w:space="0" w:color="auto"/>
                    <w:left w:val="none" w:sz="0" w:space="0" w:color="auto"/>
                    <w:bottom w:val="none" w:sz="0" w:space="0" w:color="auto"/>
                    <w:right w:val="none" w:sz="0" w:space="0" w:color="auto"/>
                  </w:divBdr>
                </w:div>
                <w:div w:id="53091196">
                  <w:marLeft w:val="0"/>
                  <w:marRight w:val="0"/>
                  <w:marTop w:val="0"/>
                  <w:marBottom w:val="0"/>
                  <w:divBdr>
                    <w:top w:val="none" w:sz="0" w:space="0" w:color="auto"/>
                    <w:left w:val="none" w:sz="0" w:space="0" w:color="auto"/>
                    <w:bottom w:val="none" w:sz="0" w:space="0" w:color="auto"/>
                    <w:right w:val="none" w:sz="0" w:space="0" w:color="auto"/>
                  </w:divBdr>
                </w:div>
                <w:div w:id="26488066">
                  <w:marLeft w:val="0"/>
                  <w:marRight w:val="0"/>
                  <w:marTop w:val="0"/>
                  <w:marBottom w:val="0"/>
                  <w:divBdr>
                    <w:top w:val="none" w:sz="0" w:space="0" w:color="auto"/>
                    <w:left w:val="none" w:sz="0" w:space="0" w:color="auto"/>
                    <w:bottom w:val="none" w:sz="0" w:space="0" w:color="auto"/>
                    <w:right w:val="none" w:sz="0" w:space="0" w:color="auto"/>
                  </w:divBdr>
                </w:div>
                <w:div w:id="1084885984">
                  <w:marLeft w:val="0"/>
                  <w:marRight w:val="0"/>
                  <w:marTop w:val="0"/>
                  <w:marBottom w:val="0"/>
                  <w:divBdr>
                    <w:top w:val="none" w:sz="0" w:space="0" w:color="auto"/>
                    <w:left w:val="none" w:sz="0" w:space="0" w:color="auto"/>
                    <w:bottom w:val="none" w:sz="0" w:space="0" w:color="auto"/>
                    <w:right w:val="none" w:sz="0" w:space="0" w:color="auto"/>
                  </w:divBdr>
                </w:div>
                <w:div w:id="557479258">
                  <w:marLeft w:val="0"/>
                  <w:marRight w:val="0"/>
                  <w:marTop w:val="0"/>
                  <w:marBottom w:val="0"/>
                  <w:divBdr>
                    <w:top w:val="none" w:sz="0" w:space="0" w:color="auto"/>
                    <w:left w:val="none" w:sz="0" w:space="0" w:color="auto"/>
                    <w:bottom w:val="none" w:sz="0" w:space="0" w:color="auto"/>
                    <w:right w:val="none" w:sz="0" w:space="0" w:color="auto"/>
                  </w:divBdr>
                </w:div>
                <w:div w:id="461272034">
                  <w:marLeft w:val="0"/>
                  <w:marRight w:val="0"/>
                  <w:marTop w:val="0"/>
                  <w:marBottom w:val="0"/>
                  <w:divBdr>
                    <w:top w:val="none" w:sz="0" w:space="0" w:color="auto"/>
                    <w:left w:val="none" w:sz="0" w:space="0" w:color="auto"/>
                    <w:bottom w:val="none" w:sz="0" w:space="0" w:color="auto"/>
                    <w:right w:val="none" w:sz="0" w:space="0" w:color="auto"/>
                  </w:divBdr>
                </w:div>
                <w:div w:id="1801805121">
                  <w:marLeft w:val="0"/>
                  <w:marRight w:val="0"/>
                  <w:marTop w:val="0"/>
                  <w:marBottom w:val="0"/>
                  <w:divBdr>
                    <w:top w:val="none" w:sz="0" w:space="0" w:color="auto"/>
                    <w:left w:val="none" w:sz="0" w:space="0" w:color="auto"/>
                    <w:bottom w:val="none" w:sz="0" w:space="0" w:color="auto"/>
                    <w:right w:val="none" w:sz="0" w:space="0" w:color="auto"/>
                  </w:divBdr>
                  <w:divsChild>
                    <w:div w:id="1115829185">
                      <w:marLeft w:val="0"/>
                      <w:marRight w:val="0"/>
                      <w:marTop w:val="0"/>
                      <w:marBottom w:val="0"/>
                      <w:divBdr>
                        <w:top w:val="none" w:sz="0" w:space="0" w:color="auto"/>
                        <w:left w:val="none" w:sz="0" w:space="0" w:color="auto"/>
                        <w:bottom w:val="none" w:sz="0" w:space="0" w:color="auto"/>
                        <w:right w:val="none" w:sz="0" w:space="0" w:color="auto"/>
                      </w:divBdr>
                    </w:div>
                    <w:div w:id="473909946">
                      <w:marLeft w:val="0"/>
                      <w:marRight w:val="0"/>
                      <w:marTop w:val="0"/>
                      <w:marBottom w:val="0"/>
                      <w:divBdr>
                        <w:top w:val="none" w:sz="0" w:space="0" w:color="auto"/>
                        <w:left w:val="none" w:sz="0" w:space="0" w:color="auto"/>
                        <w:bottom w:val="none" w:sz="0" w:space="0" w:color="auto"/>
                        <w:right w:val="none" w:sz="0" w:space="0" w:color="auto"/>
                      </w:divBdr>
                    </w:div>
                    <w:div w:id="1669359492">
                      <w:marLeft w:val="0"/>
                      <w:marRight w:val="0"/>
                      <w:marTop w:val="0"/>
                      <w:marBottom w:val="0"/>
                      <w:divBdr>
                        <w:top w:val="none" w:sz="0" w:space="0" w:color="auto"/>
                        <w:left w:val="none" w:sz="0" w:space="0" w:color="auto"/>
                        <w:bottom w:val="none" w:sz="0" w:space="0" w:color="auto"/>
                        <w:right w:val="none" w:sz="0" w:space="0" w:color="auto"/>
                      </w:divBdr>
                    </w:div>
                    <w:div w:id="1795825707">
                      <w:marLeft w:val="0"/>
                      <w:marRight w:val="0"/>
                      <w:marTop w:val="0"/>
                      <w:marBottom w:val="0"/>
                      <w:divBdr>
                        <w:top w:val="none" w:sz="0" w:space="0" w:color="auto"/>
                        <w:left w:val="none" w:sz="0" w:space="0" w:color="auto"/>
                        <w:bottom w:val="none" w:sz="0" w:space="0" w:color="auto"/>
                        <w:right w:val="none" w:sz="0" w:space="0" w:color="auto"/>
                      </w:divBdr>
                    </w:div>
                    <w:div w:id="54560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89121">
          <w:marLeft w:val="0"/>
          <w:marRight w:val="0"/>
          <w:marTop w:val="0"/>
          <w:marBottom w:val="0"/>
          <w:divBdr>
            <w:top w:val="none" w:sz="0" w:space="0" w:color="auto"/>
            <w:left w:val="none" w:sz="0" w:space="0" w:color="auto"/>
            <w:bottom w:val="none" w:sz="0" w:space="0" w:color="auto"/>
            <w:right w:val="none" w:sz="0" w:space="0" w:color="auto"/>
          </w:divBdr>
          <w:divsChild>
            <w:div w:id="299503560">
              <w:marLeft w:val="0"/>
              <w:marRight w:val="0"/>
              <w:marTop w:val="0"/>
              <w:marBottom w:val="0"/>
              <w:divBdr>
                <w:top w:val="none" w:sz="0" w:space="0" w:color="auto"/>
                <w:left w:val="none" w:sz="0" w:space="0" w:color="auto"/>
                <w:bottom w:val="none" w:sz="0" w:space="0" w:color="auto"/>
                <w:right w:val="none" w:sz="0" w:space="0" w:color="auto"/>
              </w:divBdr>
              <w:divsChild>
                <w:div w:id="651180482">
                  <w:marLeft w:val="0"/>
                  <w:marRight w:val="0"/>
                  <w:marTop w:val="0"/>
                  <w:marBottom w:val="0"/>
                  <w:divBdr>
                    <w:top w:val="none" w:sz="0" w:space="0" w:color="auto"/>
                    <w:left w:val="none" w:sz="0" w:space="0" w:color="auto"/>
                    <w:bottom w:val="none" w:sz="0" w:space="0" w:color="auto"/>
                    <w:right w:val="none" w:sz="0" w:space="0" w:color="auto"/>
                  </w:divBdr>
                </w:div>
                <w:div w:id="1895002798">
                  <w:marLeft w:val="0"/>
                  <w:marRight w:val="0"/>
                  <w:marTop w:val="0"/>
                  <w:marBottom w:val="0"/>
                  <w:divBdr>
                    <w:top w:val="none" w:sz="0" w:space="0" w:color="auto"/>
                    <w:left w:val="none" w:sz="0" w:space="0" w:color="auto"/>
                    <w:bottom w:val="none" w:sz="0" w:space="0" w:color="auto"/>
                    <w:right w:val="none" w:sz="0" w:space="0" w:color="auto"/>
                  </w:divBdr>
                </w:div>
                <w:div w:id="875430018">
                  <w:marLeft w:val="0"/>
                  <w:marRight w:val="0"/>
                  <w:marTop w:val="0"/>
                  <w:marBottom w:val="0"/>
                  <w:divBdr>
                    <w:top w:val="none" w:sz="0" w:space="0" w:color="auto"/>
                    <w:left w:val="none" w:sz="0" w:space="0" w:color="auto"/>
                    <w:bottom w:val="none" w:sz="0" w:space="0" w:color="auto"/>
                    <w:right w:val="none" w:sz="0" w:space="0" w:color="auto"/>
                  </w:divBdr>
                </w:div>
                <w:div w:id="136529793">
                  <w:marLeft w:val="0"/>
                  <w:marRight w:val="0"/>
                  <w:marTop w:val="0"/>
                  <w:marBottom w:val="0"/>
                  <w:divBdr>
                    <w:top w:val="none" w:sz="0" w:space="0" w:color="auto"/>
                    <w:left w:val="none" w:sz="0" w:space="0" w:color="auto"/>
                    <w:bottom w:val="none" w:sz="0" w:space="0" w:color="auto"/>
                    <w:right w:val="none" w:sz="0" w:space="0" w:color="auto"/>
                  </w:divBdr>
                </w:div>
                <w:div w:id="719867160">
                  <w:marLeft w:val="0"/>
                  <w:marRight w:val="0"/>
                  <w:marTop w:val="0"/>
                  <w:marBottom w:val="0"/>
                  <w:divBdr>
                    <w:top w:val="none" w:sz="0" w:space="0" w:color="auto"/>
                    <w:left w:val="none" w:sz="0" w:space="0" w:color="auto"/>
                    <w:bottom w:val="none" w:sz="0" w:space="0" w:color="auto"/>
                    <w:right w:val="none" w:sz="0" w:space="0" w:color="auto"/>
                  </w:divBdr>
                </w:div>
                <w:div w:id="725418970">
                  <w:marLeft w:val="0"/>
                  <w:marRight w:val="0"/>
                  <w:marTop w:val="0"/>
                  <w:marBottom w:val="0"/>
                  <w:divBdr>
                    <w:top w:val="none" w:sz="0" w:space="0" w:color="auto"/>
                    <w:left w:val="none" w:sz="0" w:space="0" w:color="auto"/>
                    <w:bottom w:val="none" w:sz="0" w:space="0" w:color="auto"/>
                    <w:right w:val="none" w:sz="0" w:space="0" w:color="auto"/>
                  </w:divBdr>
                </w:div>
                <w:div w:id="1087917970">
                  <w:marLeft w:val="0"/>
                  <w:marRight w:val="0"/>
                  <w:marTop w:val="0"/>
                  <w:marBottom w:val="0"/>
                  <w:divBdr>
                    <w:top w:val="none" w:sz="0" w:space="0" w:color="auto"/>
                    <w:left w:val="none" w:sz="0" w:space="0" w:color="auto"/>
                    <w:bottom w:val="none" w:sz="0" w:space="0" w:color="auto"/>
                    <w:right w:val="none" w:sz="0" w:space="0" w:color="auto"/>
                  </w:divBdr>
                </w:div>
                <w:div w:id="682362771">
                  <w:marLeft w:val="0"/>
                  <w:marRight w:val="0"/>
                  <w:marTop w:val="0"/>
                  <w:marBottom w:val="0"/>
                  <w:divBdr>
                    <w:top w:val="none" w:sz="0" w:space="0" w:color="auto"/>
                    <w:left w:val="none" w:sz="0" w:space="0" w:color="auto"/>
                    <w:bottom w:val="none" w:sz="0" w:space="0" w:color="auto"/>
                    <w:right w:val="none" w:sz="0" w:space="0" w:color="auto"/>
                  </w:divBdr>
                </w:div>
                <w:div w:id="326058321">
                  <w:marLeft w:val="0"/>
                  <w:marRight w:val="0"/>
                  <w:marTop w:val="0"/>
                  <w:marBottom w:val="0"/>
                  <w:divBdr>
                    <w:top w:val="none" w:sz="0" w:space="0" w:color="auto"/>
                    <w:left w:val="none" w:sz="0" w:space="0" w:color="auto"/>
                    <w:bottom w:val="none" w:sz="0" w:space="0" w:color="auto"/>
                    <w:right w:val="none" w:sz="0" w:space="0" w:color="auto"/>
                  </w:divBdr>
                </w:div>
                <w:div w:id="1641226008">
                  <w:marLeft w:val="0"/>
                  <w:marRight w:val="0"/>
                  <w:marTop w:val="0"/>
                  <w:marBottom w:val="0"/>
                  <w:divBdr>
                    <w:top w:val="none" w:sz="0" w:space="0" w:color="auto"/>
                    <w:left w:val="none" w:sz="0" w:space="0" w:color="auto"/>
                    <w:bottom w:val="none" w:sz="0" w:space="0" w:color="auto"/>
                    <w:right w:val="none" w:sz="0" w:space="0" w:color="auto"/>
                  </w:divBdr>
                </w:div>
                <w:div w:id="1865944400">
                  <w:marLeft w:val="0"/>
                  <w:marRight w:val="0"/>
                  <w:marTop w:val="0"/>
                  <w:marBottom w:val="0"/>
                  <w:divBdr>
                    <w:top w:val="none" w:sz="0" w:space="0" w:color="auto"/>
                    <w:left w:val="none" w:sz="0" w:space="0" w:color="auto"/>
                    <w:bottom w:val="none" w:sz="0" w:space="0" w:color="auto"/>
                    <w:right w:val="none" w:sz="0" w:space="0" w:color="auto"/>
                  </w:divBdr>
                </w:div>
                <w:div w:id="1239244796">
                  <w:marLeft w:val="0"/>
                  <w:marRight w:val="0"/>
                  <w:marTop w:val="0"/>
                  <w:marBottom w:val="0"/>
                  <w:divBdr>
                    <w:top w:val="none" w:sz="0" w:space="0" w:color="auto"/>
                    <w:left w:val="none" w:sz="0" w:space="0" w:color="auto"/>
                    <w:bottom w:val="none" w:sz="0" w:space="0" w:color="auto"/>
                    <w:right w:val="none" w:sz="0" w:space="0" w:color="auto"/>
                  </w:divBdr>
                </w:div>
                <w:div w:id="1988898866">
                  <w:marLeft w:val="0"/>
                  <w:marRight w:val="0"/>
                  <w:marTop w:val="0"/>
                  <w:marBottom w:val="0"/>
                  <w:divBdr>
                    <w:top w:val="none" w:sz="0" w:space="0" w:color="auto"/>
                    <w:left w:val="none" w:sz="0" w:space="0" w:color="auto"/>
                    <w:bottom w:val="none" w:sz="0" w:space="0" w:color="auto"/>
                    <w:right w:val="none" w:sz="0" w:space="0" w:color="auto"/>
                  </w:divBdr>
                </w:div>
                <w:div w:id="594242755">
                  <w:marLeft w:val="0"/>
                  <w:marRight w:val="0"/>
                  <w:marTop w:val="0"/>
                  <w:marBottom w:val="0"/>
                  <w:divBdr>
                    <w:top w:val="none" w:sz="0" w:space="0" w:color="auto"/>
                    <w:left w:val="none" w:sz="0" w:space="0" w:color="auto"/>
                    <w:bottom w:val="none" w:sz="0" w:space="0" w:color="auto"/>
                    <w:right w:val="none" w:sz="0" w:space="0" w:color="auto"/>
                  </w:divBdr>
                  <w:divsChild>
                    <w:div w:id="243223298">
                      <w:marLeft w:val="0"/>
                      <w:marRight w:val="0"/>
                      <w:marTop w:val="0"/>
                      <w:marBottom w:val="0"/>
                      <w:divBdr>
                        <w:top w:val="none" w:sz="0" w:space="0" w:color="auto"/>
                        <w:left w:val="none" w:sz="0" w:space="0" w:color="auto"/>
                        <w:bottom w:val="none" w:sz="0" w:space="0" w:color="auto"/>
                        <w:right w:val="none" w:sz="0" w:space="0" w:color="auto"/>
                      </w:divBdr>
                    </w:div>
                    <w:div w:id="499589770">
                      <w:marLeft w:val="0"/>
                      <w:marRight w:val="0"/>
                      <w:marTop w:val="0"/>
                      <w:marBottom w:val="0"/>
                      <w:divBdr>
                        <w:top w:val="none" w:sz="0" w:space="0" w:color="auto"/>
                        <w:left w:val="none" w:sz="0" w:space="0" w:color="auto"/>
                        <w:bottom w:val="none" w:sz="0" w:space="0" w:color="auto"/>
                        <w:right w:val="none" w:sz="0" w:space="0" w:color="auto"/>
                      </w:divBdr>
                    </w:div>
                    <w:div w:id="312100194">
                      <w:marLeft w:val="0"/>
                      <w:marRight w:val="0"/>
                      <w:marTop w:val="0"/>
                      <w:marBottom w:val="0"/>
                      <w:divBdr>
                        <w:top w:val="none" w:sz="0" w:space="0" w:color="auto"/>
                        <w:left w:val="none" w:sz="0" w:space="0" w:color="auto"/>
                        <w:bottom w:val="none" w:sz="0" w:space="0" w:color="auto"/>
                        <w:right w:val="none" w:sz="0" w:space="0" w:color="auto"/>
                      </w:divBdr>
                    </w:div>
                    <w:div w:id="1476949672">
                      <w:marLeft w:val="0"/>
                      <w:marRight w:val="0"/>
                      <w:marTop w:val="0"/>
                      <w:marBottom w:val="0"/>
                      <w:divBdr>
                        <w:top w:val="none" w:sz="0" w:space="0" w:color="auto"/>
                        <w:left w:val="none" w:sz="0" w:space="0" w:color="auto"/>
                        <w:bottom w:val="none" w:sz="0" w:space="0" w:color="auto"/>
                        <w:right w:val="none" w:sz="0" w:space="0" w:color="auto"/>
                      </w:divBdr>
                    </w:div>
                    <w:div w:id="747964028">
                      <w:marLeft w:val="0"/>
                      <w:marRight w:val="0"/>
                      <w:marTop w:val="0"/>
                      <w:marBottom w:val="0"/>
                      <w:divBdr>
                        <w:top w:val="none" w:sz="0" w:space="0" w:color="auto"/>
                        <w:left w:val="none" w:sz="0" w:space="0" w:color="auto"/>
                        <w:bottom w:val="none" w:sz="0" w:space="0" w:color="auto"/>
                        <w:right w:val="none" w:sz="0" w:space="0" w:color="auto"/>
                      </w:divBdr>
                    </w:div>
                    <w:div w:id="1468279834">
                      <w:marLeft w:val="0"/>
                      <w:marRight w:val="0"/>
                      <w:marTop w:val="0"/>
                      <w:marBottom w:val="0"/>
                      <w:divBdr>
                        <w:top w:val="none" w:sz="0" w:space="0" w:color="auto"/>
                        <w:left w:val="none" w:sz="0" w:space="0" w:color="auto"/>
                        <w:bottom w:val="none" w:sz="0" w:space="0" w:color="auto"/>
                        <w:right w:val="none" w:sz="0" w:space="0" w:color="auto"/>
                      </w:divBdr>
                    </w:div>
                    <w:div w:id="1745057114">
                      <w:marLeft w:val="0"/>
                      <w:marRight w:val="0"/>
                      <w:marTop w:val="0"/>
                      <w:marBottom w:val="0"/>
                      <w:divBdr>
                        <w:top w:val="none" w:sz="0" w:space="0" w:color="auto"/>
                        <w:left w:val="none" w:sz="0" w:space="0" w:color="auto"/>
                        <w:bottom w:val="none" w:sz="0" w:space="0" w:color="auto"/>
                        <w:right w:val="none" w:sz="0" w:space="0" w:color="auto"/>
                      </w:divBdr>
                    </w:div>
                    <w:div w:id="867571222">
                      <w:marLeft w:val="0"/>
                      <w:marRight w:val="0"/>
                      <w:marTop w:val="0"/>
                      <w:marBottom w:val="0"/>
                      <w:divBdr>
                        <w:top w:val="none" w:sz="0" w:space="0" w:color="auto"/>
                        <w:left w:val="none" w:sz="0" w:space="0" w:color="auto"/>
                        <w:bottom w:val="none" w:sz="0" w:space="0" w:color="auto"/>
                        <w:right w:val="none" w:sz="0" w:space="0" w:color="auto"/>
                      </w:divBdr>
                    </w:div>
                    <w:div w:id="1776826094">
                      <w:marLeft w:val="0"/>
                      <w:marRight w:val="0"/>
                      <w:marTop w:val="0"/>
                      <w:marBottom w:val="0"/>
                      <w:divBdr>
                        <w:top w:val="none" w:sz="0" w:space="0" w:color="auto"/>
                        <w:left w:val="none" w:sz="0" w:space="0" w:color="auto"/>
                        <w:bottom w:val="none" w:sz="0" w:space="0" w:color="auto"/>
                        <w:right w:val="none" w:sz="0" w:space="0" w:color="auto"/>
                      </w:divBdr>
                    </w:div>
                    <w:div w:id="1732075280">
                      <w:marLeft w:val="0"/>
                      <w:marRight w:val="0"/>
                      <w:marTop w:val="0"/>
                      <w:marBottom w:val="0"/>
                      <w:divBdr>
                        <w:top w:val="none" w:sz="0" w:space="0" w:color="auto"/>
                        <w:left w:val="none" w:sz="0" w:space="0" w:color="auto"/>
                        <w:bottom w:val="none" w:sz="0" w:space="0" w:color="auto"/>
                        <w:right w:val="none" w:sz="0" w:space="0" w:color="auto"/>
                      </w:divBdr>
                    </w:div>
                    <w:div w:id="71585346">
                      <w:marLeft w:val="0"/>
                      <w:marRight w:val="0"/>
                      <w:marTop w:val="0"/>
                      <w:marBottom w:val="0"/>
                      <w:divBdr>
                        <w:top w:val="none" w:sz="0" w:space="0" w:color="auto"/>
                        <w:left w:val="none" w:sz="0" w:space="0" w:color="auto"/>
                        <w:bottom w:val="none" w:sz="0" w:space="0" w:color="auto"/>
                        <w:right w:val="none" w:sz="0" w:space="0" w:color="auto"/>
                      </w:divBdr>
                    </w:div>
                    <w:div w:id="162450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392988">
          <w:marLeft w:val="0"/>
          <w:marRight w:val="0"/>
          <w:marTop w:val="0"/>
          <w:marBottom w:val="0"/>
          <w:divBdr>
            <w:top w:val="none" w:sz="0" w:space="0" w:color="auto"/>
            <w:left w:val="none" w:sz="0" w:space="0" w:color="auto"/>
            <w:bottom w:val="none" w:sz="0" w:space="0" w:color="auto"/>
            <w:right w:val="none" w:sz="0" w:space="0" w:color="auto"/>
          </w:divBdr>
          <w:divsChild>
            <w:div w:id="964120597">
              <w:marLeft w:val="0"/>
              <w:marRight w:val="0"/>
              <w:marTop w:val="0"/>
              <w:marBottom w:val="0"/>
              <w:divBdr>
                <w:top w:val="none" w:sz="0" w:space="0" w:color="auto"/>
                <w:left w:val="none" w:sz="0" w:space="0" w:color="auto"/>
                <w:bottom w:val="none" w:sz="0" w:space="0" w:color="auto"/>
                <w:right w:val="none" w:sz="0" w:space="0" w:color="auto"/>
              </w:divBdr>
              <w:divsChild>
                <w:div w:id="1595169814">
                  <w:marLeft w:val="0"/>
                  <w:marRight w:val="0"/>
                  <w:marTop w:val="0"/>
                  <w:marBottom w:val="0"/>
                  <w:divBdr>
                    <w:top w:val="none" w:sz="0" w:space="0" w:color="auto"/>
                    <w:left w:val="none" w:sz="0" w:space="0" w:color="auto"/>
                    <w:bottom w:val="none" w:sz="0" w:space="0" w:color="auto"/>
                    <w:right w:val="none" w:sz="0" w:space="0" w:color="auto"/>
                  </w:divBdr>
                </w:div>
                <w:div w:id="1703553687">
                  <w:marLeft w:val="0"/>
                  <w:marRight w:val="0"/>
                  <w:marTop w:val="0"/>
                  <w:marBottom w:val="0"/>
                  <w:divBdr>
                    <w:top w:val="none" w:sz="0" w:space="0" w:color="auto"/>
                    <w:left w:val="none" w:sz="0" w:space="0" w:color="auto"/>
                    <w:bottom w:val="none" w:sz="0" w:space="0" w:color="auto"/>
                    <w:right w:val="none" w:sz="0" w:space="0" w:color="auto"/>
                  </w:divBdr>
                </w:div>
                <w:div w:id="2094427549">
                  <w:marLeft w:val="0"/>
                  <w:marRight w:val="0"/>
                  <w:marTop w:val="0"/>
                  <w:marBottom w:val="0"/>
                  <w:divBdr>
                    <w:top w:val="none" w:sz="0" w:space="0" w:color="auto"/>
                    <w:left w:val="none" w:sz="0" w:space="0" w:color="auto"/>
                    <w:bottom w:val="none" w:sz="0" w:space="0" w:color="auto"/>
                    <w:right w:val="none" w:sz="0" w:space="0" w:color="auto"/>
                  </w:divBdr>
                </w:div>
                <w:div w:id="1013260930">
                  <w:marLeft w:val="0"/>
                  <w:marRight w:val="0"/>
                  <w:marTop w:val="0"/>
                  <w:marBottom w:val="0"/>
                  <w:divBdr>
                    <w:top w:val="none" w:sz="0" w:space="0" w:color="auto"/>
                    <w:left w:val="none" w:sz="0" w:space="0" w:color="auto"/>
                    <w:bottom w:val="none" w:sz="0" w:space="0" w:color="auto"/>
                    <w:right w:val="none" w:sz="0" w:space="0" w:color="auto"/>
                  </w:divBdr>
                </w:div>
                <w:div w:id="1748841438">
                  <w:marLeft w:val="0"/>
                  <w:marRight w:val="0"/>
                  <w:marTop w:val="0"/>
                  <w:marBottom w:val="0"/>
                  <w:divBdr>
                    <w:top w:val="none" w:sz="0" w:space="0" w:color="auto"/>
                    <w:left w:val="none" w:sz="0" w:space="0" w:color="auto"/>
                    <w:bottom w:val="none" w:sz="0" w:space="0" w:color="auto"/>
                    <w:right w:val="none" w:sz="0" w:space="0" w:color="auto"/>
                  </w:divBdr>
                </w:div>
                <w:div w:id="1933466463">
                  <w:marLeft w:val="0"/>
                  <w:marRight w:val="0"/>
                  <w:marTop w:val="0"/>
                  <w:marBottom w:val="0"/>
                  <w:divBdr>
                    <w:top w:val="none" w:sz="0" w:space="0" w:color="auto"/>
                    <w:left w:val="none" w:sz="0" w:space="0" w:color="auto"/>
                    <w:bottom w:val="none" w:sz="0" w:space="0" w:color="auto"/>
                    <w:right w:val="none" w:sz="0" w:space="0" w:color="auto"/>
                  </w:divBdr>
                </w:div>
                <w:div w:id="31077619">
                  <w:marLeft w:val="0"/>
                  <w:marRight w:val="0"/>
                  <w:marTop w:val="0"/>
                  <w:marBottom w:val="0"/>
                  <w:divBdr>
                    <w:top w:val="none" w:sz="0" w:space="0" w:color="auto"/>
                    <w:left w:val="none" w:sz="0" w:space="0" w:color="auto"/>
                    <w:bottom w:val="none" w:sz="0" w:space="0" w:color="auto"/>
                    <w:right w:val="none" w:sz="0" w:space="0" w:color="auto"/>
                  </w:divBdr>
                </w:div>
                <w:div w:id="1775512474">
                  <w:marLeft w:val="0"/>
                  <w:marRight w:val="0"/>
                  <w:marTop w:val="0"/>
                  <w:marBottom w:val="0"/>
                  <w:divBdr>
                    <w:top w:val="none" w:sz="0" w:space="0" w:color="auto"/>
                    <w:left w:val="none" w:sz="0" w:space="0" w:color="auto"/>
                    <w:bottom w:val="none" w:sz="0" w:space="0" w:color="auto"/>
                    <w:right w:val="none" w:sz="0" w:space="0" w:color="auto"/>
                  </w:divBdr>
                </w:div>
                <w:div w:id="1174417540">
                  <w:marLeft w:val="0"/>
                  <w:marRight w:val="0"/>
                  <w:marTop w:val="0"/>
                  <w:marBottom w:val="0"/>
                  <w:divBdr>
                    <w:top w:val="none" w:sz="0" w:space="0" w:color="auto"/>
                    <w:left w:val="none" w:sz="0" w:space="0" w:color="auto"/>
                    <w:bottom w:val="none" w:sz="0" w:space="0" w:color="auto"/>
                    <w:right w:val="none" w:sz="0" w:space="0" w:color="auto"/>
                  </w:divBdr>
                </w:div>
                <w:div w:id="1118841189">
                  <w:marLeft w:val="0"/>
                  <w:marRight w:val="0"/>
                  <w:marTop w:val="0"/>
                  <w:marBottom w:val="0"/>
                  <w:divBdr>
                    <w:top w:val="none" w:sz="0" w:space="0" w:color="auto"/>
                    <w:left w:val="none" w:sz="0" w:space="0" w:color="auto"/>
                    <w:bottom w:val="none" w:sz="0" w:space="0" w:color="auto"/>
                    <w:right w:val="none" w:sz="0" w:space="0" w:color="auto"/>
                  </w:divBdr>
                </w:div>
                <w:div w:id="655229998">
                  <w:marLeft w:val="0"/>
                  <w:marRight w:val="0"/>
                  <w:marTop w:val="0"/>
                  <w:marBottom w:val="0"/>
                  <w:divBdr>
                    <w:top w:val="none" w:sz="0" w:space="0" w:color="auto"/>
                    <w:left w:val="none" w:sz="0" w:space="0" w:color="auto"/>
                    <w:bottom w:val="none" w:sz="0" w:space="0" w:color="auto"/>
                    <w:right w:val="none" w:sz="0" w:space="0" w:color="auto"/>
                  </w:divBdr>
                </w:div>
                <w:div w:id="1666974040">
                  <w:marLeft w:val="0"/>
                  <w:marRight w:val="0"/>
                  <w:marTop w:val="0"/>
                  <w:marBottom w:val="0"/>
                  <w:divBdr>
                    <w:top w:val="none" w:sz="0" w:space="0" w:color="auto"/>
                    <w:left w:val="none" w:sz="0" w:space="0" w:color="auto"/>
                    <w:bottom w:val="none" w:sz="0" w:space="0" w:color="auto"/>
                    <w:right w:val="none" w:sz="0" w:space="0" w:color="auto"/>
                  </w:divBdr>
                </w:div>
                <w:div w:id="181283669">
                  <w:marLeft w:val="0"/>
                  <w:marRight w:val="0"/>
                  <w:marTop w:val="0"/>
                  <w:marBottom w:val="0"/>
                  <w:divBdr>
                    <w:top w:val="none" w:sz="0" w:space="0" w:color="auto"/>
                    <w:left w:val="none" w:sz="0" w:space="0" w:color="auto"/>
                    <w:bottom w:val="none" w:sz="0" w:space="0" w:color="auto"/>
                    <w:right w:val="none" w:sz="0" w:space="0" w:color="auto"/>
                  </w:divBdr>
                </w:div>
                <w:div w:id="16392212">
                  <w:marLeft w:val="0"/>
                  <w:marRight w:val="0"/>
                  <w:marTop w:val="0"/>
                  <w:marBottom w:val="0"/>
                  <w:divBdr>
                    <w:top w:val="none" w:sz="0" w:space="0" w:color="auto"/>
                    <w:left w:val="none" w:sz="0" w:space="0" w:color="auto"/>
                    <w:bottom w:val="none" w:sz="0" w:space="0" w:color="auto"/>
                    <w:right w:val="none" w:sz="0" w:space="0" w:color="auto"/>
                  </w:divBdr>
                </w:div>
                <w:div w:id="1033925635">
                  <w:marLeft w:val="0"/>
                  <w:marRight w:val="0"/>
                  <w:marTop w:val="0"/>
                  <w:marBottom w:val="0"/>
                  <w:divBdr>
                    <w:top w:val="none" w:sz="0" w:space="0" w:color="auto"/>
                    <w:left w:val="none" w:sz="0" w:space="0" w:color="auto"/>
                    <w:bottom w:val="none" w:sz="0" w:space="0" w:color="auto"/>
                    <w:right w:val="none" w:sz="0" w:space="0" w:color="auto"/>
                  </w:divBdr>
                  <w:divsChild>
                    <w:div w:id="593053102">
                      <w:marLeft w:val="0"/>
                      <w:marRight w:val="0"/>
                      <w:marTop w:val="0"/>
                      <w:marBottom w:val="0"/>
                      <w:divBdr>
                        <w:top w:val="none" w:sz="0" w:space="0" w:color="auto"/>
                        <w:left w:val="none" w:sz="0" w:space="0" w:color="auto"/>
                        <w:bottom w:val="none" w:sz="0" w:space="0" w:color="auto"/>
                        <w:right w:val="none" w:sz="0" w:space="0" w:color="auto"/>
                      </w:divBdr>
                    </w:div>
                    <w:div w:id="1144807914">
                      <w:marLeft w:val="0"/>
                      <w:marRight w:val="0"/>
                      <w:marTop w:val="0"/>
                      <w:marBottom w:val="0"/>
                      <w:divBdr>
                        <w:top w:val="none" w:sz="0" w:space="0" w:color="auto"/>
                        <w:left w:val="none" w:sz="0" w:space="0" w:color="auto"/>
                        <w:bottom w:val="none" w:sz="0" w:space="0" w:color="auto"/>
                        <w:right w:val="none" w:sz="0" w:space="0" w:color="auto"/>
                      </w:divBdr>
                    </w:div>
                    <w:div w:id="80378055">
                      <w:marLeft w:val="0"/>
                      <w:marRight w:val="0"/>
                      <w:marTop w:val="0"/>
                      <w:marBottom w:val="0"/>
                      <w:divBdr>
                        <w:top w:val="none" w:sz="0" w:space="0" w:color="auto"/>
                        <w:left w:val="none" w:sz="0" w:space="0" w:color="auto"/>
                        <w:bottom w:val="none" w:sz="0" w:space="0" w:color="auto"/>
                        <w:right w:val="none" w:sz="0" w:space="0" w:color="auto"/>
                      </w:divBdr>
                    </w:div>
                    <w:div w:id="177813431">
                      <w:marLeft w:val="0"/>
                      <w:marRight w:val="0"/>
                      <w:marTop w:val="0"/>
                      <w:marBottom w:val="0"/>
                      <w:divBdr>
                        <w:top w:val="none" w:sz="0" w:space="0" w:color="auto"/>
                        <w:left w:val="none" w:sz="0" w:space="0" w:color="auto"/>
                        <w:bottom w:val="none" w:sz="0" w:space="0" w:color="auto"/>
                        <w:right w:val="none" w:sz="0" w:space="0" w:color="auto"/>
                      </w:divBdr>
                    </w:div>
                    <w:div w:id="242497620">
                      <w:marLeft w:val="0"/>
                      <w:marRight w:val="0"/>
                      <w:marTop w:val="0"/>
                      <w:marBottom w:val="0"/>
                      <w:divBdr>
                        <w:top w:val="none" w:sz="0" w:space="0" w:color="auto"/>
                        <w:left w:val="none" w:sz="0" w:space="0" w:color="auto"/>
                        <w:bottom w:val="none" w:sz="0" w:space="0" w:color="auto"/>
                        <w:right w:val="none" w:sz="0" w:space="0" w:color="auto"/>
                      </w:divBdr>
                    </w:div>
                    <w:div w:id="211576971">
                      <w:marLeft w:val="0"/>
                      <w:marRight w:val="0"/>
                      <w:marTop w:val="0"/>
                      <w:marBottom w:val="0"/>
                      <w:divBdr>
                        <w:top w:val="none" w:sz="0" w:space="0" w:color="auto"/>
                        <w:left w:val="none" w:sz="0" w:space="0" w:color="auto"/>
                        <w:bottom w:val="none" w:sz="0" w:space="0" w:color="auto"/>
                        <w:right w:val="none" w:sz="0" w:space="0" w:color="auto"/>
                      </w:divBdr>
                    </w:div>
                    <w:div w:id="887306028">
                      <w:marLeft w:val="0"/>
                      <w:marRight w:val="0"/>
                      <w:marTop w:val="0"/>
                      <w:marBottom w:val="0"/>
                      <w:divBdr>
                        <w:top w:val="none" w:sz="0" w:space="0" w:color="auto"/>
                        <w:left w:val="none" w:sz="0" w:space="0" w:color="auto"/>
                        <w:bottom w:val="none" w:sz="0" w:space="0" w:color="auto"/>
                        <w:right w:val="none" w:sz="0" w:space="0" w:color="auto"/>
                      </w:divBdr>
                    </w:div>
                    <w:div w:id="815217824">
                      <w:marLeft w:val="0"/>
                      <w:marRight w:val="0"/>
                      <w:marTop w:val="0"/>
                      <w:marBottom w:val="0"/>
                      <w:divBdr>
                        <w:top w:val="none" w:sz="0" w:space="0" w:color="auto"/>
                        <w:left w:val="none" w:sz="0" w:space="0" w:color="auto"/>
                        <w:bottom w:val="none" w:sz="0" w:space="0" w:color="auto"/>
                        <w:right w:val="none" w:sz="0" w:space="0" w:color="auto"/>
                      </w:divBdr>
                    </w:div>
                    <w:div w:id="1749186634">
                      <w:marLeft w:val="0"/>
                      <w:marRight w:val="0"/>
                      <w:marTop w:val="0"/>
                      <w:marBottom w:val="0"/>
                      <w:divBdr>
                        <w:top w:val="none" w:sz="0" w:space="0" w:color="auto"/>
                        <w:left w:val="none" w:sz="0" w:space="0" w:color="auto"/>
                        <w:bottom w:val="none" w:sz="0" w:space="0" w:color="auto"/>
                        <w:right w:val="none" w:sz="0" w:space="0" w:color="auto"/>
                      </w:divBdr>
                    </w:div>
                    <w:div w:id="1267422572">
                      <w:marLeft w:val="0"/>
                      <w:marRight w:val="0"/>
                      <w:marTop w:val="0"/>
                      <w:marBottom w:val="0"/>
                      <w:divBdr>
                        <w:top w:val="none" w:sz="0" w:space="0" w:color="auto"/>
                        <w:left w:val="none" w:sz="0" w:space="0" w:color="auto"/>
                        <w:bottom w:val="none" w:sz="0" w:space="0" w:color="auto"/>
                        <w:right w:val="none" w:sz="0" w:space="0" w:color="auto"/>
                      </w:divBdr>
                    </w:div>
                    <w:div w:id="970288979">
                      <w:marLeft w:val="0"/>
                      <w:marRight w:val="0"/>
                      <w:marTop w:val="0"/>
                      <w:marBottom w:val="0"/>
                      <w:divBdr>
                        <w:top w:val="none" w:sz="0" w:space="0" w:color="auto"/>
                        <w:left w:val="none" w:sz="0" w:space="0" w:color="auto"/>
                        <w:bottom w:val="none" w:sz="0" w:space="0" w:color="auto"/>
                        <w:right w:val="none" w:sz="0" w:space="0" w:color="auto"/>
                      </w:divBdr>
                    </w:div>
                    <w:div w:id="2092968893">
                      <w:marLeft w:val="0"/>
                      <w:marRight w:val="0"/>
                      <w:marTop w:val="0"/>
                      <w:marBottom w:val="0"/>
                      <w:divBdr>
                        <w:top w:val="none" w:sz="0" w:space="0" w:color="auto"/>
                        <w:left w:val="none" w:sz="0" w:space="0" w:color="auto"/>
                        <w:bottom w:val="none" w:sz="0" w:space="0" w:color="auto"/>
                        <w:right w:val="none" w:sz="0" w:space="0" w:color="auto"/>
                      </w:divBdr>
                    </w:div>
                    <w:div w:id="195713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i.stack.imgur.com/WGVbv.png" TargetMode="External"/><Relationship Id="rId117" Type="http://schemas.openxmlformats.org/officeDocument/2006/relationships/hyperlink" Target="http://www.talkingdotnet.com/wp-content/uploads/2016/08/Setting-Swagger-URL-as-Launch-URL.png" TargetMode="External"/><Relationship Id="rId21" Type="http://schemas.openxmlformats.org/officeDocument/2006/relationships/image" Target="media/image9.wmf"/><Relationship Id="rId42" Type="http://schemas.openxmlformats.org/officeDocument/2006/relationships/hyperlink" Target="https://azure.microsoft.com/services/key-vault/" TargetMode="External"/><Relationship Id="rId47" Type="http://schemas.openxmlformats.org/officeDocument/2006/relationships/image" Target="media/image12.wmf"/><Relationship Id="rId63" Type="http://schemas.openxmlformats.org/officeDocument/2006/relationships/hyperlink" Target="https://www.consul.io" TargetMode="External"/><Relationship Id="rId68" Type="http://schemas.openxmlformats.org/officeDocument/2006/relationships/image" Target="media/image20.png"/><Relationship Id="rId84" Type="http://schemas.openxmlformats.org/officeDocument/2006/relationships/image" Target="media/image27.wmf"/><Relationship Id="rId89" Type="http://schemas.openxmlformats.org/officeDocument/2006/relationships/hyperlink" Target="http://swagger.io/" TargetMode="External"/><Relationship Id="rId112" Type="http://schemas.openxmlformats.org/officeDocument/2006/relationships/image" Target="media/image37.png"/><Relationship Id="rId133" Type="http://schemas.openxmlformats.org/officeDocument/2006/relationships/hyperlink" Target="http://www.talkingdotnet.com/wp-content/uploads/2016/08/Swagger-Without-DescribeAllEnumsAsStrings.png" TargetMode="External"/><Relationship Id="rId138" Type="http://schemas.openxmlformats.org/officeDocument/2006/relationships/hyperlink" Target="http://aka.ms/swashbuckledotnetcore" TargetMode="External"/><Relationship Id="rId154" Type="http://schemas.openxmlformats.org/officeDocument/2006/relationships/hyperlink" Target="https://powerapps.microsoft.com/en-us/" TargetMode="External"/><Relationship Id="rId159" Type="http://schemas.openxmlformats.org/officeDocument/2006/relationships/hyperlink" Target="http://aka.ms/swashbuckledotnetcore" TargetMode="External"/><Relationship Id="rId16" Type="http://schemas.openxmlformats.org/officeDocument/2006/relationships/control" Target="activeX/activeX4.xml"/><Relationship Id="rId107" Type="http://schemas.openxmlformats.org/officeDocument/2006/relationships/hyperlink" Target="https://dannyvanderkraan.files.wordpress.com/2016/09/figure9_multipleresponses.png" TargetMode="External"/><Relationship Id="rId11" Type="http://schemas.openxmlformats.org/officeDocument/2006/relationships/hyperlink" Target="https://i0.wp.com/www.mithunvp.com/wp-content/uploads/2016/05/second.png" TargetMode="External"/><Relationship Id="rId32" Type="http://schemas.openxmlformats.org/officeDocument/2006/relationships/hyperlink" Target="https://docs.microsoft.com/en-us/aspnet/core/fundamentals/configuration" TargetMode="External"/><Relationship Id="rId37" Type="http://schemas.openxmlformats.org/officeDocument/2006/relationships/hyperlink" Target="http://json.org/" TargetMode="External"/><Relationship Id="rId53" Type="http://schemas.openxmlformats.org/officeDocument/2006/relationships/image" Target="media/image15.wmf"/><Relationship Id="rId58" Type="http://schemas.openxmlformats.org/officeDocument/2006/relationships/control" Target="activeX/activeX13.xml"/><Relationship Id="rId74" Type="http://schemas.openxmlformats.org/officeDocument/2006/relationships/image" Target="media/image22.wmf"/><Relationship Id="rId79" Type="http://schemas.openxmlformats.org/officeDocument/2006/relationships/control" Target="activeX/activeX17.xml"/><Relationship Id="rId102" Type="http://schemas.openxmlformats.org/officeDocument/2006/relationships/image" Target="media/image33.png"/><Relationship Id="rId123" Type="http://schemas.openxmlformats.org/officeDocument/2006/relationships/image" Target="media/image40.png"/><Relationship Id="rId128" Type="http://schemas.openxmlformats.org/officeDocument/2006/relationships/hyperlink" Target="http://www.talkingdotnet.com/add-swagger-to-asp-net-core-web-api/" TargetMode="External"/><Relationship Id="rId144" Type="http://schemas.openxmlformats.org/officeDocument/2006/relationships/hyperlink" Target="https://www.getpostman.com/" TargetMode="External"/><Relationship Id="rId149" Type="http://schemas.openxmlformats.org/officeDocument/2006/relationships/hyperlink" Target="http://swagger.io" TargetMode="External"/><Relationship Id="rId5" Type="http://schemas.openxmlformats.org/officeDocument/2006/relationships/image" Target="media/image1.wmf"/><Relationship Id="rId90" Type="http://schemas.openxmlformats.org/officeDocument/2006/relationships/hyperlink" Target="https://github.com/domaindrivendev/Ahoy" TargetMode="External"/><Relationship Id="rId95" Type="http://schemas.openxmlformats.org/officeDocument/2006/relationships/hyperlink" Target="https://dannyvanderkraan.files.wordpress.com/2016/09/figure3_swaggerui.png" TargetMode="External"/><Relationship Id="rId160" Type="http://schemas.openxmlformats.org/officeDocument/2006/relationships/hyperlink" Target="https://github.com/swagger-api/swagger-codegen" TargetMode="External"/><Relationship Id="rId22" Type="http://schemas.openxmlformats.org/officeDocument/2006/relationships/control" Target="activeX/activeX7.xml"/><Relationship Id="rId27" Type="http://schemas.openxmlformats.org/officeDocument/2006/relationships/image" Target="media/image10.png"/><Relationship Id="rId43" Type="http://schemas.openxmlformats.org/officeDocument/2006/relationships/hyperlink" Target="https://docs.microsoft.com/aspnet/core/security/key-vault-configuration" TargetMode="External"/><Relationship Id="rId48" Type="http://schemas.openxmlformats.org/officeDocument/2006/relationships/control" Target="activeX/activeX8.xml"/><Relationship Id="rId64" Type="http://schemas.openxmlformats.org/officeDocument/2006/relationships/hyperlink" Target="https://coreos.com/etcd/" TargetMode="External"/><Relationship Id="rId69" Type="http://schemas.openxmlformats.org/officeDocument/2006/relationships/image" Target="media/image21.png"/><Relationship Id="rId113" Type="http://schemas.openxmlformats.org/officeDocument/2006/relationships/hyperlink" Target="http://www.talkingdotnet.com/what-is-project-json-file-in-asp-net-5-vnext/" TargetMode="External"/><Relationship Id="rId118" Type="http://schemas.openxmlformats.org/officeDocument/2006/relationships/image" Target="media/image38.png"/><Relationship Id="rId134" Type="http://schemas.openxmlformats.org/officeDocument/2006/relationships/image" Target="media/image43.png"/><Relationship Id="rId139" Type="http://schemas.openxmlformats.org/officeDocument/2006/relationships/hyperlink" Target="https://msdnshared.blob.core.windows.net/media/2016/12/image137.png" TargetMode="External"/><Relationship Id="rId80" Type="http://schemas.openxmlformats.org/officeDocument/2006/relationships/image" Target="media/image25.wmf"/><Relationship Id="rId85" Type="http://schemas.openxmlformats.org/officeDocument/2006/relationships/control" Target="activeX/activeX20.xml"/><Relationship Id="rId150" Type="http://schemas.openxmlformats.org/officeDocument/2006/relationships/hyperlink" Target="http://swagger.io/commercial-tools/" TargetMode="External"/><Relationship Id="rId155" Type="http://schemas.openxmlformats.org/officeDocument/2006/relationships/hyperlink" Target="https://powerapps.microsoft.com/en-us/blog/register-and-use-custom-apis-in-powerapps/" TargetMode="External"/><Relationship Id="rId12" Type="http://schemas.openxmlformats.org/officeDocument/2006/relationships/image" Target="media/image4.png"/><Relationship Id="rId17" Type="http://schemas.openxmlformats.org/officeDocument/2006/relationships/image" Target="media/image7.wmf"/><Relationship Id="rId33" Type="http://schemas.openxmlformats.org/officeDocument/2006/relationships/hyperlink" Target="https://azure.microsoft.com/services/key-vault/" TargetMode="External"/><Relationship Id="rId38" Type="http://schemas.openxmlformats.org/officeDocument/2006/relationships/hyperlink" Target="https://brunolm.files.wordpress.com/2016/02/secrets1.png" TargetMode="External"/><Relationship Id="rId59" Type="http://schemas.openxmlformats.org/officeDocument/2006/relationships/image" Target="media/image18.wmf"/><Relationship Id="rId103" Type="http://schemas.openxmlformats.org/officeDocument/2006/relationships/hyperlink" Target="https://dannyvanderkraan.files.wordpress.com/2016/09/figure7_produceoutputsonbuild.png" TargetMode="External"/><Relationship Id="rId108" Type="http://schemas.openxmlformats.org/officeDocument/2006/relationships/image" Target="media/image36.png"/><Relationship Id="rId124" Type="http://schemas.openxmlformats.org/officeDocument/2006/relationships/hyperlink" Target="http://www.talkingdotnet.com/wp-content/uploads/2016/08/Enable-XML-documentation-for-Swagger.png" TargetMode="External"/><Relationship Id="rId129" Type="http://schemas.openxmlformats.org/officeDocument/2006/relationships/hyperlink" Target="http://www.talkingdotnet.com/wp-content/uploads/2016/08/Swagger-showing-XML-comments.png" TargetMode="External"/><Relationship Id="rId54" Type="http://schemas.openxmlformats.org/officeDocument/2006/relationships/control" Target="activeX/activeX11.xml"/><Relationship Id="rId70" Type="http://schemas.openxmlformats.org/officeDocument/2006/relationships/hyperlink" Target="https://www.nuget.org/packages/Consul" TargetMode="External"/><Relationship Id="rId75" Type="http://schemas.openxmlformats.org/officeDocument/2006/relationships/control" Target="activeX/activeX15.xml"/><Relationship Id="rId91" Type="http://schemas.openxmlformats.org/officeDocument/2006/relationships/hyperlink" Target="https://dannyvanderkraan.files.wordpress.com/2016/03/figure1_swaggerui.png" TargetMode="External"/><Relationship Id="rId96" Type="http://schemas.openxmlformats.org/officeDocument/2006/relationships/image" Target="media/image30.png"/><Relationship Id="rId140" Type="http://schemas.openxmlformats.org/officeDocument/2006/relationships/image" Target="media/image45.png"/><Relationship Id="rId145" Type="http://schemas.openxmlformats.org/officeDocument/2006/relationships/hyperlink" Target="https://msdnshared.blob.core.windows.net/media/2016/12/image139.png" TargetMode="External"/><Relationship Id="rId161" Type="http://schemas.openxmlformats.org/officeDocument/2006/relationships/hyperlink" Target="https://www.getpostman.com/" TargetMode="External"/><Relationship Id="rId1" Type="http://schemas.openxmlformats.org/officeDocument/2006/relationships/numbering" Target="numbering.xml"/><Relationship Id="rId6" Type="http://schemas.openxmlformats.org/officeDocument/2006/relationships/control" Target="activeX/activeX1.xml"/><Relationship Id="rId15" Type="http://schemas.openxmlformats.org/officeDocument/2006/relationships/image" Target="media/image6.wmf"/><Relationship Id="rId23" Type="http://schemas.openxmlformats.org/officeDocument/2006/relationships/hyperlink" Target="https://stackoverflow.com/questions/11775594/how-to-secure-an-asp-net-web-api/11782361" TargetMode="External"/><Relationship Id="rId28" Type="http://schemas.openxmlformats.org/officeDocument/2006/relationships/hyperlink" Target="https://www.asp.net/web-api/overview/security/authentication-filters" TargetMode="External"/><Relationship Id="rId36" Type="http://schemas.openxmlformats.org/officeDocument/2006/relationships/hyperlink" Target="https://microsoft.com/net/core" TargetMode="External"/><Relationship Id="rId49" Type="http://schemas.openxmlformats.org/officeDocument/2006/relationships/image" Target="media/image13.wmf"/><Relationship Id="rId57" Type="http://schemas.openxmlformats.org/officeDocument/2006/relationships/image" Target="media/image17.wmf"/><Relationship Id="rId106" Type="http://schemas.openxmlformats.org/officeDocument/2006/relationships/image" Target="media/image35.png"/><Relationship Id="rId114" Type="http://schemas.openxmlformats.org/officeDocument/2006/relationships/hyperlink" Target="http://www.talkingdotnet.com/add-swagger-to-asp-net-core-web-api/" TargetMode="External"/><Relationship Id="rId119" Type="http://schemas.openxmlformats.org/officeDocument/2006/relationships/hyperlink" Target="http://www.talkingdotnet.com/wp-content/uploads/2016/08/WebAPI-with-swagger.png" TargetMode="External"/><Relationship Id="rId127" Type="http://schemas.openxmlformats.org/officeDocument/2006/relationships/hyperlink" Target="http://www.talkingdotnet.com/add-swagger-to-asp-net-core-web-api/" TargetMode="External"/><Relationship Id="rId10" Type="http://schemas.openxmlformats.org/officeDocument/2006/relationships/image" Target="media/image3.png"/><Relationship Id="rId31" Type="http://schemas.openxmlformats.org/officeDocument/2006/relationships/hyperlink" Target="https://docs.microsoft.com/en-us/aspnet/core/fundamentals/configuration" TargetMode="External"/><Relationship Id="rId44" Type="http://schemas.openxmlformats.org/officeDocument/2006/relationships/hyperlink" Target="https://docs.microsoft.com/en-us/aspnet/core/fundamentals/configuration" TargetMode="External"/><Relationship Id="rId52" Type="http://schemas.openxmlformats.org/officeDocument/2006/relationships/control" Target="activeX/activeX10.xml"/><Relationship Id="rId60" Type="http://schemas.openxmlformats.org/officeDocument/2006/relationships/control" Target="activeX/activeX14.xml"/><Relationship Id="rId65" Type="http://schemas.openxmlformats.org/officeDocument/2006/relationships/hyperlink" Target="https://www.hashicorp.com" TargetMode="External"/><Relationship Id="rId73" Type="http://schemas.openxmlformats.org/officeDocument/2006/relationships/hyperlink" Target="http://www.strathweb.com/2012/06/using-controllers-from-an-external-assembly-in-asp-net-web-api/" TargetMode="External"/><Relationship Id="rId78" Type="http://schemas.openxmlformats.org/officeDocument/2006/relationships/image" Target="media/image24.wmf"/><Relationship Id="rId81" Type="http://schemas.openxmlformats.org/officeDocument/2006/relationships/control" Target="activeX/activeX18.xml"/><Relationship Id="rId86" Type="http://schemas.openxmlformats.org/officeDocument/2006/relationships/control" Target="activeX/activeX21.xml"/><Relationship Id="rId94" Type="http://schemas.openxmlformats.org/officeDocument/2006/relationships/image" Target="media/image29.png"/><Relationship Id="rId99" Type="http://schemas.openxmlformats.org/officeDocument/2006/relationships/hyperlink" Target="https://dannyvanderkraan.files.wordpress.com/2016/09/figure5_swaggerui.png" TargetMode="External"/><Relationship Id="rId101" Type="http://schemas.openxmlformats.org/officeDocument/2006/relationships/hyperlink" Target="https://dannyvanderkraan.files.wordpress.com/2016/09/figure6_swaggerui2.png" TargetMode="External"/><Relationship Id="rId122" Type="http://schemas.openxmlformats.org/officeDocument/2006/relationships/hyperlink" Target="http://www.talkingdotnet.com/wp-content/uploads/2016/08/WebAPI-with-customized-swagger-description.png" TargetMode="External"/><Relationship Id="rId130" Type="http://schemas.openxmlformats.org/officeDocument/2006/relationships/image" Target="media/image42.png"/><Relationship Id="rId135" Type="http://schemas.openxmlformats.org/officeDocument/2006/relationships/hyperlink" Target="http://www.talkingdotnet.com/add-swagger-to-asp-net-core-web-api/" TargetMode="External"/><Relationship Id="rId143" Type="http://schemas.openxmlformats.org/officeDocument/2006/relationships/image" Target="media/image46.png"/><Relationship Id="rId148" Type="http://schemas.openxmlformats.org/officeDocument/2006/relationships/hyperlink" Target="http://swagger.io/" TargetMode="External"/><Relationship Id="rId151" Type="http://schemas.openxmlformats.org/officeDocument/2006/relationships/hyperlink" Target="http://swagger.io/open-source-integrations/" TargetMode="External"/><Relationship Id="rId156" Type="http://schemas.openxmlformats.org/officeDocument/2006/relationships/hyperlink" Target="https://powerapps.microsoft.com/en-us/guided-learning/learning-powerapps-parts/" TargetMode="External"/><Relationship Id="rId16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i0.wp.com/www.mithunvp.com/wp-content/uploads/2016/05/addkey.png" TargetMode="External"/><Relationship Id="rId13" Type="http://schemas.openxmlformats.org/officeDocument/2006/relationships/image" Target="media/image5.wmf"/><Relationship Id="rId18" Type="http://schemas.openxmlformats.org/officeDocument/2006/relationships/control" Target="activeX/activeX5.xml"/><Relationship Id="rId39" Type="http://schemas.openxmlformats.org/officeDocument/2006/relationships/image" Target="media/image11.png"/><Relationship Id="rId109" Type="http://schemas.openxmlformats.org/officeDocument/2006/relationships/hyperlink" Target="http://swagger.io/" TargetMode="External"/><Relationship Id="rId34" Type="http://schemas.openxmlformats.org/officeDocument/2006/relationships/hyperlink" Target="https://docs.microsoft.com/aspnet/core/security/key-vault-configuration" TargetMode="External"/><Relationship Id="rId50" Type="http://schemas.openxmlformats.org/officeDocument/2006/relationships/control" Target="activeX/activeX9.xml"/><Relationship Id="rId55" Type="http://schemas.openxmlformats.org/officeDocument/2006/relationships/image" Target="media/image16.wmf"/><Relationship Id="rId76" Type="http://schemas.openxmlformats.org/officeDocument/2006/relationships/image" Target="media/image23.wmf"/><Relationship Id="rId97" Type="http://schemas.openxmlformats.org/officeDocument/2006/relationships/hyperlink" Target="https://dannyvanderkraan.files.wordpress.com/2016/09/figure4_swaggerui.png" TargetMode="External"/><Relationship Id="rId104" Type="http://schemas.openxmlformats.org/officeDocument/2006/relationships/image" Target="media/image34.png"/><Relationship Id="rId120" Type="http://schemas.openxmlformats.org/officeDocument/2006/relationships/image" Target="media/image39.png"/><Relationship Id="rId125" Type="http://schemas.openxmlformats.org/officeDocument/2006/relationships/image" Target="media/image41.png"/><Relationship Id="rId141" Type="http://schemas.openxmlformats.org/officeDocument/2006/relationships/hyperlink" Target="https://github.com/swagger-api/swagger-codegen" TargetMode="External"/><Relationship Id="rId146" Type="http://schemas.openxmlformats.org/officeDocument/2006/relationships/image" Target="media/image47.png"/><Relationship Id="rId7" Type="http://schemas.openxmlformats.org/officeDocument/2006/relationships/image" Target="media/image2.wmf"/><Relationship Id="rId71" Type="http://schemas.openxmlformats.org/officeDocument/2006/relationships/hyperlink" Target="http://www.khalidabuhakmeh.com/looking-at-asp-net-cores-iapplicationlifetime" TargetMode="External"/><Relationship Id="rId92" Type="http://schemas.openxmlformats.org/officeDocument/2006/relationships/image" Target="media/image28.png"/><Relationship Id="rId162" Type="http://schemas.openxmlformats.org/officeDocument/2006/relationships/hyperlink" Target="http://aka.ms/swashbuckledotnetcore" TargetMode="External"/><Relationship Id="rId2" Type="http://schemas.openxmlformats.org/officeDocument/2006/relationships/styles" Target="styles.xml"/><Relationship Id="rId29" Type="http://schemas.openxmlformats.org/officeDocument/2006/relationships/hyperlink" Target="https://github.com/cuongle/WebApi.Jwt" TargetMode="External"/><Relationship Id="rId24" Type="http://schemas.openxmlformats.org/officeDocument/2006/relationships/hyperlink" Target="https://tools.ietf.org/html/rfc7519" TargetMode="External"/><Relationship Id="rId40" Type="http://schemas.openxmlformats.org/officeDocument/2006/relationships/hyperlink" Target="https://docs.microsoft.com/en-us/aspnet/core/fundamentals/configuration" TargetMode="External"/><Relationship Id="rId45" Type="http://schemas.openxmlformats.org/officeDocument/2006/relationships/hyperlink" Target="https://microsoft.com/net/core" TargetMode="External"/><Relationship Id="rId66" Type="http://schemas.openxmlformats.org/officeDocument/2006/relationships/hyperlink" Target="https://www.consul.io/downloads.html" TargetMode="External"/><Relationship Id="rId87" Type="http://schemas.openxmlformats.org/officeDocument/2006/relationships/hyperlink" Target="http://www.strathweb.com/2013/03/leveraging-roslyn-to-author-asp-net-web-api-without-recompiling/" TargetMode="External"/><Relationship Id="rId110" Type="http://schemas.openxmlformats.org/officeDocument/2006/relationships/hyperlink" Target="http://www.talkingdotnet.com/asp-net-core-1-0/" TargetMode="External"/><Relationship Id="rId115" Type="http://schemas.openxmlformats.org/officeDocument/2006/relationships/hyperlink" Target="http://www.talkingdotnet.com/add-swagger-to-asp-net-core-web-api/" TargetMode="External"/><Relationship Id="rId131" Type="http://schemas.openxmlformats.org/officeDocument/2006/relationships/hyperlink" Target="http://www.talkingdotnet.com/add-swagger-to-asp-net-core-web-api/" TargetMode="External"/><Relationship Id="rId136" Type="http://schemas.openxmlformats.org/officeDocument/2006/relationships/hyperlink" Target="http://www.talkingdotnet.com/wp-content/uploads/2016/08/Swagger-With-DescribeAllEnumsAsStrings.png" TargetMode="External"/><Relationship Id="rId157" Type="http://schemas.openxmlformats.org/officeDocument/2006/relationships/hyperlink" Target="https://docs.microsoft.com/en-us/azure/app-service-logic/app-service-logic-what-are-logic-apps" TargetMode="External"/><Relationship Id="rId61" Type="http://schemas.openxmlformats.org/officeDocument/2006/relationships/image" Target="media/image19.png"/><Relationship Id="rId82" Type="http://schemas.openxmlformats.org/officeDocument/2006/relationships/image" Target="media/image26.wmf"/><Relationship Id="rId152" Type="http://schemas.openxmlformats.org/officeDocument/2006/relationships/hyperlink" Target="https://flow.microsoft.com/en-us/" TargetMode="External"/><Relationship Id="rId19" Type="http://schemas.openxmlformats.org/officeDocument/2006/relationships/image" Target="media/image8.wmf"/><Relationship Id="rId14" Type="http://schemas.openxmlformats.org/officeDocument/2006/relationships/control" Target="activeX/activeX3.xml"/><Relationship Id="rId30" Type="http://schemas.openxmlformats.org/officeDocument/2006/relationships/hyperlink" Target="https://www.asp.net/web-api/overview/security/authentication-filters" TargetMode="External"/><Relationship Id="rId35" Type="http://schemas.openxmlformats.org/officeDocument/2006/relationships/hyperlink" Target="https://docs.microsoft.com/en-us/aspnet/core/fundamentals/configuration" TargetMode="External"/><Relationship Id="rId56" Type="http://schemas.openxmlformats.org/officeDocument/2006/relationships/control" Target="activeX/activeX12.xml"/><Relationship Id="rId77" Type="http://schemas.openxmlformats.org/officeDocument/2006/relationships/control" Target="activeX/activeX16.xml"/><Relationship Id="rId100" Type="http://schemas.openxmlformats.org/officeDocument/2006/relationships/image" Target="media/image32.png"/><Relationship Id="rId105" Type="http://schemas.openxmlformats.org/officeDocument/2006/relationships/hyperlink" Target="https://dannyvanderkraan.files.wordpress.com/2016/09/figure8_xmlcomments.png" TargetMode="External"/><Relationship Id="rId126" Type="http://schemas.openxmlformats.org/officeDocument/2006/relationships/hyperlink" Target="http://www.talkingdotnet.com/add-swagger-to-asp-net-core-web-api/" TargetMode="External"/><Relationship Id="rId147" Type="http://schemas.openxmlformats.org/officeDocument/2006/relationships/hyperlink" Target="http://aka.ms/swashbuckledotnetcore" TargetMode="External"/><Relationship Id="rId8" Type="http://schemas.openxmlformats.org/officeDocument/2006/relationships/control" Target="activeX/activeX2.xml"/><Relationship Id="rId51" Type="http://schemas.openxmlformats.org/officeDocument/2006/relationships/image" Target="media/image14.wmf"/><Relationship Id="rId72" Type="http://schemas.openxmlformats.org/officeDocument/2006/relationships/hyperlink" Target="http://www.thepollyproject.org" TargetMode="External"/><Relationship Id="rId93" Type="http://schemas.openxmlformats.org/officeDocument/2006/relationships/hyperlink" Target="https://dannyvanderkraan.files.wordpress.com/2016/09/figure2_swaggerui.png" TargetMode="External"/><Relationship Id="rId98" Type="http://schemas.openxmlformats.org/officeDocument/2006/relationships/image" Target="media/image31.png"/><Relationship Id="rId121" Type="http://schemas.openxmlformats.org/officeDocument/2006/relationships/hyperlink" Target="http://www.talkingdotnet.com/add-swagger-to-asp-net-core-web-api/" TargetMode="External"/><Relationship Id="rId142" Type="http://schemas.openxmlformats.org/officeDocument/2006/relationships/hyperlink" Target="https://msdnshared.blob.core.windows.net/media/2016/12/image138.png" TargetMode="External"/><Relationship Id="rId163"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hyperlink" Target="http://jwt.io" TargetMode="External"/><Relationship Id="rId46" Type="http://schemas.openxmlformats.org/officeDocument/2006/relationships/hyperlink" Target="http://json.org/" TargetMode="External"/><Relationship Id="rId67" Type="http://schemas.openxmlformats.org/officeDocument/2006/relationships/hyperlink" Target="https://brew.sh" TargetMode="External"/><Relationship Id="rId116" Type="http://schemas.openxmlformats.org/officeDocument/2006/relationships/hyperlink" Target="http://www.talkingdotnet.com/add-swagger-to-asp-net-core-web-api/" TargetMode="External"/><Relationship Id="rId137" Type="http://schemas.openxmlformats.org/officeDocument/2006/relationships/image" Target="media/image44.png"/><Relationship Id="rId158" Type="http://schemas.openxmlformats.org/officeDocument/2006/relationships/hyperlink" Target="https://docs.microsoft.com/en-us/azure/app-service-logic/app-service-logic-custom-hosted-api" TargetMode="External"/><Relationship Id="rId20" Type="http://schemas.openxmlformats.org/officeDocument/2006/relationships/control" Target="activeX/activeX6.xml"/><Relationship Id="rId41" Type="http://schemas.openxmlformats.org/officeDocument/2006/relationships/hyperlink" Target="https://docs.microsoft.com/en-us/aspnet/core/fundamentals/configuration" TargetMode="External"/><Relationship Id="rId62" Type="http://schemas.openxmlformats.org/officeDocument/2006/relationships/hyperlink" Target="http://zookeeper.apache.org" TargetMode="External"/><Relationship Id="rId83" Type="http://schemas.openxmlformats.org/officeDocument/2006/relationships/control" Target="activeX/activeX19.xml"/><Relationship Id="rId88" Type="http://schemas.openxmlformats.org/officeDocument/2006/relationships/hyperlink" Target="https://www.kpit-recruitment.nl/blog/blogasp-net-core-1-0-web-api-automatic-documentation-with-swagger-and-swashbuckle/" TargetMode="External"/><Relationship Id="rId111" Type="http://schemas.openxmlformats.org/officeDocument/2006/relationships/hyperlink" Target="http://www.talkingdotnet.com/wp-content/uploads/2016/08/WebAPI-without-swagger.png" TargetMode="External"/><Relationship Id="rId132" Type="http://schemas.openxmlformats.org/officeDocument/2006/relationships/hyperlink" Target="http://www.talkingdotnet.com/add-swagger-to-asp-net-core-web-api/" TargetMode="External"/><Relationship Id="rId153" Type="http://schemas.openxmlformats.org/officeDocument/2006/relationships/hyperlink" Target="https://flow.microsoft.com/en-us/blog/integrating-custom-api/"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24-5CC6-11CF-8D67-00AA00BDCE1D}" ax:persistence="persistStream" r:id="rId1"/>
</file>

<file path=word/activeX/activeX15.xml><?xml version="1.0" encoding="utf-8"?>
<ax:ocx xmlns:ax="http://schemas.microsoft.com/office/2006/activeX" xmlns:r="http://schemas.openxmlformats.org/officeDocument/2006/relationships" ax:classid="{5512D124-5CC6-11CF-8D67-00AA00BDCE1D}" ax:persistence="persistStream" r:id="rId1"/>
</file>

<file path=word/activeX/activeX16.xml><?xml version="1.0" encoding="utf-8"?>
<ax:ocx xmlns:ax="http://schemas.microsoft.com/office/2006/activeX" xmlns:r="http://schemas.openxmlformats.org/officeDocument/2006/relationships" ax:classid="{5512D124-5CC6-11CF-8D67-00AA00BDCE1D}" ax:persistence="persistStream" r:id="rId1"/>
</file>

<file path=word/activeX/activeX17.xml><?xml version="1.0" encoding="utf-8"?>
<ax:ocx xmlns:ax="http://schemas.microsoft.com/office/2006/activeX" xmlns:r="http://schemas.openxmlformats.org/officeDocument/2006/relationships" ax:classid="{5512D124-5CC6-11CF-8D67-00AA00BDCE1D}" ax:persistence="persistStream" r:id="rId1"/>
</file>

<file path=word/activeX/activeX18.xml><?xml version="1.0" encoding="utf-8"?>
<ax:ocx xmlns:ax="http://schemas.microsoft.com/office/2006/activeX" xmlns:r="http://schemas.openxmlformats.org/officeDocument/2006/relationships" ax:classid="{5512D124-5CC6-11CF-8D67-00AA00BDCE1D}" ax:persistence="persistStream" r:id="rId1"/>
</file>

<file path=word/activeX/activeX19.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20.xml><?xml version="1.0" encoding="utf-8"?>
<ax:ocx xmlns:ax="http://schemas.microsoft.com/office/2006/activeX" xmlns:r="http://schemas.openxmlformats.org/officeDocument/2006/relationships" ax:classid="{5512D124-5CC6-11CF-8D67-00AA00BDCE1D}" ax:persistence="persistStream" r:id="rId1"/>
</file>

<file path=word/activeX/activeX21.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80</Pages>
  <Words>15442</Words>
  <Characters>88021</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103257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Sudhar</dc:creator>
  <cp:lastModifiedBy>Sudhar</cp:lastModifiedBy>
  <cp:revision>2</cp:revision>
  <dcterms:created xsi:type="dcterms:W3CDTF">2017-07-03T05:38:00Z</dcterms:created>
  <dcterms:modified xsi:type="dcterms:W3CDTF">2017-07-03T06:02:00Z</dcterms:modified>
</cp:coreProperties>
</file>